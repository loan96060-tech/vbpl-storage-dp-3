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D05063" w14:textId="77777777" w:rsidR="007E1963" w:rsidRDefault="007E1963" w:rsidP="00F0345A">
      <w:pPr>
        <w:contextualSpacing/>
        <w:rPr>
          <w:rFonts w:ascii="Times New Roman" w:hAnsi="Times New Roman"/>
          <w:b/>
          <w:sz w:val="24"/>
          <w:szCs w:val="22"/>
        </w:rPr>
      </w:pPr>
      <w:bookmarkStart w:id="0" w:name="chuong_pl_1_1"/>
    </w:p>
    <w:bookmarkStart w:id="1" w:name="_GoBack"/>
    <w:p w14:paraId="4CCC9573" w14:textId="3460BFF3" w:rsidR="007E1963" w:rsidRPr="007E1963" w:rsidRDefault="00150B27" w:rsidP="007E1963">
      <w:pPr>
        <w:contextualSpacing/>
        <w:jc w:val="center"/>
        <w:rPr>
          <w:rFonts w:ascii="Times New Roman" w:hAnsi="Times New Roman"/>
          <w:b/>
          <w:sz w:val="24"/>
          <w:szCs w:val="22"/>
        </w:rPr>
      </w:pPr>
      <w:r>
        <w:rPr>
          <w:rFonts w:ascii="Times New Roman" w:hAnsi="Times New Roman"/>
          <w:b/>
          <w:noProof/>
          <w:sz w:val="24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BD3AC1" wp14:editId="3AE629B2">
                <wp:simplePos x="0" y="0"/>
                <wp:positionH relativeFrom="column">
                  <wp:posOffset>4909185</wp:posOffset>
                </wp:positionH>
                <wp:positionV relativeFrom="paragraph">
                  <wp:posOffset>-178435</wp:posOffset>
                </wp:positionV>
                <wp:extent cx="1000125" cy="276225"/>
                <wp:effectExtent l="0" t="0" r="28575" b="28575"/>
                <wp:wrapNone/>
                <wp:docPr id="13141843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276225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352897" w14:textId="1F3EE5DA" w:rsidR="00150B27" w:rsidRPr="00150B27" w:rsidRDefault="00150B27" w:rsidP="00150B27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  <w:lang w:val="en-GB"/>
                              </w:rPr>
                            </w:pPr>
                            <w:r w:rsidRPr="00150B27"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  <w:lang w:val="en-GB"/>
                              </w:rPr>
                              <w:t>Phụ l</w:t>
                            </w:r>
                            <w:r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  <w:lang w:val="en-GB"/>
                              </w:rPr>
                              <w:t>ục</w:t>
                            </w:r>
                            <w:r w:rsidRPr="00150B27">
                              <w:rPr>
                                <w:rFonts w:asciiTheme="majorHAnsi" w:hAnsiTheme="majorHAnsi" w:cstheme="majorHAnsi"/>
                                <w:sz w:val="26"/>
                                <w:szCs w:val="26"/>
                                <w:lang w:val="en-GB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BBD3AC1" id="Rectangle 1" o:spid="_x0000_s1026" style="position:absolute;margin-left:386.55pt;margin-top:-14.05pt;width:78.7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" fillcolor="white [3201]" strokecolor="black [3213]" strokeweight=".25pt">
                <v:textbox>
                  <w:txbxContent>
                    <w:p w14:paraId="38352897" w14:textId="1F3EE5DA" w:rsidR="00150B27" w:rsidRPr="00150B27" w:rsidRDefault="00150B27" w:rsidP="00150B27">
                      <w:pPr>
                        <w:jc w:val="center"/>
                        <w:rPr>
                          <w:rFonts w:asciiTheme="majorHAnsi" w:hAnsiTheme="majorHAnsi" w:cstheme="majorHAnsi"/>
                          <w:sz w:val="26"/>
                          <w:szCs w:val="26"/>
                          <w:lang w:val="en-GB"/>
                        </w:rPr>
                      </w:pPr>
                      <w:r w:rsidRPr="00150B27">
                        <w:rPr>
                          <w:rFonts w:asciiTheme="majorHAnsi" w:hAnsiTheme="majorHAnsi" w:cstheme="majorHAnsi"/>
                          <w:sz w:val="26"/>
                          <w:szCs w:val="26"/>
                          <w:lang w:val="en-GB"/>
                        </w:rPr>
                        <w:t>Phụ l</w:t>
                      </w:r>
                      <w:r>
                        <w:rPr>
                          <w:rFonts w:asciiTheme="majorHAnsi" w:hAnsiTheme="majorHAnsi" w:cstheme="majorHAnsi"/>
                          <w:sz w:val="26"/>
                          <w:szCs w:val="26"/>
                          <w:lang w:val="en-GB"/>
                        </w:rPr>
                        <w:t>ục</w:t>
                      </w:r>
                      <w:r w:rsidRPr="00150B27">
                        <w:rPr>
                          <w:rFonts w:asciiTheme="majorHAnsi" w:hAnsiTheme="majorHAnsi" w:cstheme="majorHAnsi"/>
                          <w:sz w:val="26"/>
                          <w:szCs w:val="26"/>
                          <w:lang w:val="en-GB"/>
                        </w:rPr>
                        <w:t xml:space="preserve"> 1</w:t>
                      </w:r>
                    </w:p>
                  </w:txbxContent>
                </v:textbox>
              </v:rect>
            </w:pict>
          </mc:Fallback>
        </mc:AlternateContent>
      </w:r>
      <w:r w:rsidR="007E1963" w:rsidRPr="007E1963">
        <w:rPr>
          <w:rFonts w:ascii="Times New Roman" w:hAnsi="Times New Roman"/>
          <w:b/>
          <w:sz w:val="24"/>
          <w:szCs w:val="22"/>
        </w:rPr>
        <w:t>CỘNG HÒA XÃ HỘI CHỦ NGHĨA VIỆT NAM</w:t>
      </w:r>
    </w:p>
    <w:p w14:paraId="1230E776" w14:textId="3C3EF30C" w:rsidR="00F0345A" w:rsidRDefault="007E1963" w:rsidP="007E1963">
      <w:pPr>
        <w:contextualSpacing/>
        <w:jc w:val="center"/>
        <w:rPr>
          <w:rFonts w:ascii="Times New Roman" w:hAnsi="Times New Roman"/>
          <w:b/>
          <w:sz w:val="22"/>
          <w:szCs w:val="22"/>
          <w:vertAlign w:val="superscript"/>
        </w:rPr>
      </w:pPr>
      <w:r w:rsidRPr="007E1963">
        <w:rPr>
          <w:rFonts w:ascii="Times New Roman" w:hAnsi="Times New Roman" w:hint="eastAsia"/>
          <w:b/>
          <w:sz w:val="24"/>
          <w:szCs w:val="22"/>
        </w:rPr>
        <w:t>Đ</w:t>
      </w:r>
      <w:r w:rsidRPr="007E1963">
        <w:rPr>
          <w:rFonts w:ascii="Times New Roman" w:hAnsi="Times New Roman"/>
          <w:b/>
          <w:sz w:val="24"/>
          <w:szCs w:val="22"/>
        </w:rPr>
        <w:t>ộc lập - Tự do - Hạnh phúc</w:t>
      </w:r>
    </w:p>
    <w:p w14:paraId="5A4178FC" w14:textId="4DB1936C" w:rsidR="007E1963" w:rsidRDefault="00A952EB" w:rsidP="000259F9">
      <w:pPr>
        <w:spacing w:before="240"/>
        <w:contextualSpacing/>
        <w:jc w:val="center"/>
        <w:rPr>
          <w:rFonts w:ascii="Times New Roman" w:hAnsi="Times New Roman"/>
          <w:b/>
          <w:sz w:val="22"/>
          <w:szCs w:val="22"/>
          <w:vertAlign w:val="superscript"/>
        </w:rPr>
      </w:pPr>
      <w:r>
        <w:rPr>
          <w:rFonts w:ascii="Times New Roman" w:hAnsi="Times New Roman"/>
          <w:b/>
          <w:noProof/>
          <w:sz w:val="22"/>
          <w:szCs w:val="22"/>
          <w:vertAlign w:val="superscrip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7183DB" wp14:editId="7AC68C9F">
                <wp:simplePos x="0" y="0"/>
                <wp:positionH relativeFrom="column">
                  <wp:posOffset>2327909</wp:posOffset>
                </wp:positionH>
                <wp:positionV relativeFrom="paragraph">
                  <wp:posOffset>67310</wp:posOffset>
                </wp:positionV>
                <wp:extent cx="1857375" cy="0"/>
                <wp:effectExtent l="0" t="0" r="0" b="0"/>
                <wp:wrapNone/>
                <wp:docPr id="177334111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7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59ED8BDA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3.3pt,5.3pt" to="329.5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" strokecolor="black [3040]"/>
            </w:pict>
          </mc:Fallback>
        </mc:AlternateContent>
      </w:r>
    </w:p>
    <w:p w14:paraId="39E5F2FC" w14:textId="77777777" w:rsidR="007E1963" w:rsidRDefault="007E1963" w:rsidP="000259F9">
      <w:pPr>
        <w:spacing w:before="240"/>
        <w:contextualSpacing/>
        <w:jc w:val="center"/>
        <w:rPr>
          <w:rFonts w:ascii="Times New Roman" w:hAnsi="Times New Roman"/>
          <w:b/>
          <w:sz w:val="22"/>
          <w:szCs w:val="22"/>
          <w:vertAlign w:val="superscript"/>
        </w:rPr>
      </w:pPr>
    </w:p>
    <w:p w14:paraId="792C659E" w14:textId="1CCB2F65" w:rsidR="000701E1" w:rsidRPr="00F0345A" w:rsidRDefault="000701E1" w:rsidP="000259F9">
      <w:pPr>
        <w:spacing w:before="240"/>
        <w:contextualSpacing/>
        <w:jc w:val="center"/>
        <w:rPr>
          <w:rFonts w:ascii="Times New Roman" w:hAnsi="Times New Roman"/>
          <w:b/>
          <w:szCs w:val="22"/>
        </w:rPr>
      </w:pPr>
      <w:r w:rsidRPr="00F0345A">
        <w:rPr>
          <w:rFonts w:ascii="Times New Roman" w:hAnsi="Times New Roman"/>
          <w:b/>
          <w:szCs w:val="22"/>
        </w:rPr>
        <w:t xml:space="preserve">PHIẾU </w:t>
      </w:r>
      <w:r w:rsidR="00CD71EA" w:rsidRPr="00F0345A">
        <w:rPr>
          <w:rFonts w:ascii="Times New Roman" w:hAnsi="Times New Roman"/>
          <w:b/>
          <w:szCs w:val="22"/>
        </w:rPr>
        <w:t>TƯ VẤN</w:t>
      </w:r>
    </w:p>
    <w:p w14:paraId="374350BD" w14:textId="77777777" w:rsidR="00386705" w:rsidRDefault="000701E1" w:rsidP="000259F9">
      <w:pPr>
        <w:spacing w:before="240"/>
        <w:contextualSpacing/>
        <w:jc w:val="center"/>
        <w:rPr>
          <w:rFonts w:ascii="Times New Roman" w:hAnsi="Times New Roman"/>
          <w:i/>
          <w:szCs w:val="22"/>
        </w:rPr>
      </w:pPr>
      <w:r w:rsidRPr="00F0345A">
        <w:rPr>
          <w:rFonts w:ascii="Times New Roman" w:hAnsi="Times New Roman"/>
          <w:i/>
          <w:szCs w:val="22"/>
        </w:rPr>
        <w:t>(Dành cho người lao động)</w:t>
      </w:r>
    </w:p>
    <w:tbl>
      <w:tblPr>
        <w:tblW w:w="100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172"/>
        <w:gridCol w:w="2127"/>
        <w:gridCol w:w="424"/>
        <w:gridCol w:w="2127"/>
        <w:gridCol w:w="2556"/>
      </w:tblGrid>
      <w:tr w:rsidR="000701E1" w:rsidRPr="009A7025" w14:paraId="37BB42E1" w14:textId="77777777" w:rsidTr="00875177">
        <w:trPr>
          <w:trHeight w:val="289"/>
        </w:trPr>
        <w:tc>
          <w:tcPr>
            <w:tcW w:w="10036" w:type="dxa"/>
            <w:gridSpan w:val="6"/>
            <w:shd w:val="clear" w:color="auto" w:fill="auto"/>
          </w:tcPr>
          <w:p w14:paraId="5C9ABFC1" w14:textId="77777777" w:rsidR="000701E1" w:rsidRPr="009A7025" w:rsidRDefault="000701E1" w:rsidP="00AF6EF8">
            <w:pPr>
              <w:spacing w:line="360" w:lineRule="auto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9A7025">
              <w:rPr>
                <w:rFonts w:ascii="Times New Roman" w:hAnsi="Times New Roman"/>
                <w:b/>
                <w:sz w:val="24"/>
                <w:szCs w:val="24"/>
              </w:rPr>
              <w:t>1. Thông tin cá nhân</w:t>
            </w:r>
          </w:p>
        </w:tc>
      </w:tr>
      <w:tr w:rsidR="000701E1" w:rsidRPr="009A7025" w14:paraId="4B140E86" w14:textId="77777777" w:rsidTr="0083687A">
        <w:trPr>
          <w:trHeight w:val="579"/>
        </w:trPr>
        <w:tc>
          <w:tcPr>
            <w:tcW w:w="4929" w:type="dxa"/>
            <w:gridSpan w:val="3"/>
            <w:shd w:val="clear" w:color="auto" w:fill="auto"/>
            <w:vAlign w:val="center"/>
          </w:tcPr>
          <w:p w14:paraId="26017D91" w14:textId="77777777" w:rsidR="000701E1" w:rsidRPr="009A7025" w:rsidRDefault="000701E1" w:rsidP="00791B8F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 xml:space="preserve">Họ và tên: </w:t>
            </w:r>
            <w:r w:rsidR="00841FF8" w:rsidRPr="009A7025">
              <w:rPr>
                <w:rFonts w:ascii="Times New Roman" w:hAnsi="Times New Roman"/>
                <w:sz w:val="24"/>
                <w:szCs w:val="24"/>
              </w:rPr>
              <w:t>……………………………………..</w:t>
            </w:r>
          </w:p>
        </w:tc>
        <w:tc>
          <w:tcPr>
            <w:tcW w:w="5107" w:type="dxa"/>
            <w:gridSpan w:val="3"/>
            <w:shd w:val="clear" w:color="auto" w:fill="auto"/>
            <w:vAlign w:val="center"/>
          </w:tcPr>
          <w:p w14:paraId="223AF6A0" w14:textId="77777777" w:rsidR="000701E1" w:rsidRPr="009A7025" w:rsidRDefault="000701E1" w:rsidP="0083687A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Số CMND/CCCD</w:t>
            </w:r>
            <w:r w:rsidR="00841FF8" w:rsidRPr="009A7025">
              <w:rPr>
                <w:rFonts w:ascii="Times New Roman" w:hAnsi="Times New Roman"/>
                <w:sz w:val="24"/>
                <w:szCs w:val="24"/>
              </w:rPr>
              <w:t>:……………………………</w:t>
            </w:r>
            <w:r w:rsidR="00875177" w:rsidRPr="009A7025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</w:tr>
      <w:tr w:rsidR="000701E1" w:rsidRPr="009A7025" w14:paraId="3F2FFD84" w14:textId="77777777" w:rsidTr="0083687A">
        <w:trPr>
          <w:trHeight w:val="543"/>
        </w:trPr>
        <w:tc>
          <w:tcPr>
            <w:tcW w:w="4929" w:type="dxa"/>
            <w:gridSpan w:val="3"/>
            <w:shd w:val="clear" w:color="auto" w:fill="auto"/>
            <w:vAlign w:val="center"/>
          </w:tcPr>
          <w:p w14:paraId="5B7DFF92" w14:textId="77777777" w:rsidR="000701E1" w:rsidRPr="009A7025" w:rsidRDefault="000701E1" w:rsidP="00791B8F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Ngày sinh:</w:t>
            </w:r>
            <w:r w:rsidR="00841FF8" w:rsidRPr="009A7025">
              <w:rPr>
                <w:rFonts w:ascii="Times New Roman" w:hAnsi="Times New Roman"/>
                <w:sz w:val="24"/>
                <w:szCs w:val="24"/>
              </w:rPr>
              <w:t>……………………………………</w:t>
            </w:r>
            <w:r w:rsidR="00875177" w:rsidRPr="009A7025">
              <w:rPr>
                <w:rFonts w:ascii="Times New Roman" w:hAnsi="Times New Roman"/>
                <w:sz w:val="24"/>
                <w:szCs w:val="24"/>
              </w:rPr>
              <w:t>..</w:t>
            </w:r>
          </w:p>
        </w:tc>
        <w:tc>
          <w:tcPr>
            <w:tcW w:w="5107" w:type="dxa"/>
            <w:gridSpan w:val="3"/>
            <w:shd w:val="clear" w:color="auto" w:fill="auto"/>
            <w:vAlign w:val="center"/>
          </w:tcPr>
          <w:p w14:paraId="0BC27C87" w14:textId="77777777" w:rsidR="000701E1" w:rsidRPr="009A7025" w:rsidRDefault="000701E1" w:rsidP="00791B8F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 xml:space="preserve">Giới tính  </w:t>
            </w:r>
            <w:r w:rsidRPr="009A7025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Nam </w:t>
            </w:r>
            <w:r w:rsidRPr="009A7025">
              <w:rPr>
                <w:rFonts w:ascii="Times New Roman" w:eastAsia="Meiryo" w:hAnsi="Times New Roman"/>
                <w:sz w:val="24"/>
                <w:szCs w:val="24"/>
                <w:lang w:val="vi-VN"/>
              </w:rPr>
              <w:t>[</w:t>
            </w:r>
            <w:r w:rsidR="009A7025">
              <w:rPr>
                <w:rFonts w:ascii="Times New Roman" w:eastAsia="Meiryo" w:hAnsi="Times New Roman"/>
                <w:sz w:val="24"/>
                <w:szCs w:val="24"/>
              </w:rPr>
              <w:t xml:space="preserve"> </w:t>
            </w:r>
            <w:r w:rsidRPr="009A7025">
              <w:rPr>
                <w:rFonts w:ascii="Times New Roman" w:eastAsia="Meiryo" w:hAnsi="Times New Roman"/>
                <w:sz w:val="24"/>
                <w:szCs w:val="24"/>
                <w:lang w:val="vi-VN"/>
              </w:rPr>
              <w:t>],  Nữ [</w:t>
            </w:r>
            <w:r w:rsidR="009A7025">
              <w:rPr>
                <w:rFonts w:ascii="Times New Roman" w:eastAsia="Meiryo" w:hAnsi="Times New Roman"/>
                <w:sz w:val="24"/>
                <w:szCs w:val="24"/>
              </w:rPr>
              <w:t xml:space="preserve"> </w:t>
            </w:r>
            <w:r w:rsidRPr="009A7025">
              <w:rPr>
                <w:rFonts w:ascii="Times New Roman" w:eastAsia="Meiryo" w:hAnsi="Times New Roman"/>
                <w:sz w:val="24"/>
                <w:szCs w:val="24"/>
                <w:lang w:val="vi-VN"/>
              </w:rPr>
              <w:t>]</w:t>
            </w:r>
            <w:r w:rsidRPr="009A7025">
              <w:rPr>
                <w:rFonts w:ascii="Times New Roman" w:eastAsia="Meiryo" w:hAnsi="Times New Roman"/>
                <w:sz w:val="24"/>
                <w:szCs w:val="24"/>
              </w:rPr>
              <w:t>.</w:t>
            </w:r>
          </w:p>
        </w:tc>
      </w:tr>
      <w:tr w:rsidR="000701E1" w:rsidRPr="009A7025" w14:paraId="4960904F" w14:textId="77777777" w:rsidTr="00875177">
        <w:trPr>
          <w:trHeight w:val="549"/>
        </w:trPr>
        <w:tc>
          <w:tcPr>
            <w:tcW w:w="4929" w:type="dxa"/>
            <w:gridSpan w:val="3"/>
            <w:shd w:val="clear" w:color="auto" w:fill="auto"/>
            <w:vAlign w:val="center"/>
          </w:tcPr>
          <w:p w14:paraId="2F1D8CD1" w14:textId="77777777" w:rsidR="000701E1" w:rsidRPr="009A7025" w:rsidRDefault="00841FF8" w:rsidP="00791B8F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Dân tộc:………………………………………..</w:t>
            </w:r>
          </w:p>
        </w:tc>
        <w:tc>
          <w:tcPr>
            <w:tcW w:w="5107" w:type="dxa"/>
            <w:gridSpan w:val="3"/>
            <w:shd w:val="clear" w:color="auto" w:fill="auto"/>
            <w:vAlign w:val="center"/>
          </w:tcPr>
          <w:p w14:paraId="1BAFFBEE" w14:textId="77777777" w:rsidR="000701E1" w:rsidRPr="009A7025" w:rsidRDefault="00841FF8" w:rsidP="00875177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Tôn giáo:…………………………………………..</w:t>
            </w:r>
          </w:p>
        </w:tc>
      </w:tr>
      <w:tr w:rsidR="000701E1" w:rsidRPr="009A7025" w14:paraId="3165956A" w14:textId="77777777" w:rsidTr="00875177">
        <w:trPr>
          <w:trHeight w:val="1122"/>
        </w:trPr>
        <w:tc>
          <w:tcPr>
            <w:tcW w:w="10036" w:type="dxa"/>
            <w:gridSpan w:val="6"/>
            <w:shd w:val="clear" w:color="auto" w:fill="auto"/>
            <w:vAlign w:val="center"/>
          </w:tcPr>
          <w:p w14:paraId="188CFF0B" w14:textId="77777777" w:rsidR="000701E1" w:rsidRPr="009A7025" w:rsidRDefault="00841FF8" w:rsidP="005347CB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Nơi thường trú:</w:t>
            </w:r>
            <w:r w:rsidR="005347CB" w:rsidRPr="009A7025">
              <w:rPr>
                <w:rFonts w:ascii="Times New Roman" w:hAnsi="Times New Roman"/>
                <w:sz w:val="24"/>
                <w:szCs w:val="24"/>
              </w:rPr>
              <w:t xml:space="preserve"> Tỉnh</w:t>
            </w:r>
            <w:r w:rsidRPr="009A7025">
              <w:rPr>
                <w:rFonts w:ascii="Times New Roman" w:hAnsi="Times New Roman"/>
                <w:sz w:val="24"/>
                <w:szCs w:val="24"/>
              </w:rPr>
              <w:t>………………………</w:t>
            </w:r>
            <w:r w:rsidR="005347CB" w:rsidRPr="009A7025">
              <w:rPr>
                <w:rFonts w:ascii="Times New Roman" w:hAnsi="Times New Roman"/>
                <w:sz w:val="24"/>
                <w:szCs w:val="24"/>
              </w:rPr>
              <w:t>huyện</w:t>
            </w:r>
            <w:r w:rsidRPr="009A7025">
              <w:rPr>
                <w:rFonts w:ascii="Times New Roman" w:hAnsi="Times New Roman"/>
                <w:sz w:val="24"/>
                <w:szCs w:val="24"/>
              </w:rPr>
              <w:t>…………………………</w:t>
            </w:r>
            <w:r w:rsidR="005347CB" w:rsidRPr="009A7025">
              <w:rPr>
                <w:rFonts w:ascii="Times New Roman" w:hAnsi="Times New Roman"/>
                <w:sz w:val="24"/>
                <w:szCs w:val="24"/>
              </w:rPr>
              <w:t>xã</w:t>
            </w:r>
            <w:r w:rsidRPr="009A7025">
              <w:rPr>
                <w:rFonts w:ascii="Times New Roman" w:hAnsi="Times New Roman"/>
                <w:sz w:val="24"/>
                <w:szCs w:val="24"/>
              </w:rPr>
              <w:t>………………………</w:t>
            </w:r>
          </w:p>
          <w:p w14:paraId="74210263" w14:textId="77777777" w:rsidR="000701E1" w:rsidRPr="009A7025" w:rsidRDefault="00841FF8" w:rsidP="00791B8F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Địa chỉ cụ thể:…………………………………………………………………………………………</w:t>
            </w:r>
          </w:p>
        </w:tc>
      </w:tr>
      <w:tr w:rsidR="000701E1" w:rsidRPr="009A7025" w14:paraId="525FFC86" w14:textId="77777777" w:rsidTr="00875177">
        <w:trPr>
          <w:trHeight w:val="1134"/>
        </w:trPr>
        <w:tc>
          <w:tcPr>
            <w:tcW w:w="10036" w:type="dxa"/>
            <w:gridSpan w:val="6"/>
            <w:shd w:val="clear" w:color="auto" w:fill="auto"/>
            <w:vAlign w:val="center"/>
          </w:tcPr>
          <w:p w14:paraId="1771E877" w14:textId="77777777" w:rsidR="000701E1" w:rsidRDefault="000701E1" w:rsidP="00791B8F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Địa chỉ cụ thể:</w:t>
            </w:r>
            <w:r w:rsidR="00841FF8" w:rsidRPr="009A702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…………………………………………………………………………………………</w:t>
            </w:r>
          </w:p>
          <w:p w14:paraId="285B51DB" w14:textId="15ADC6DC" w:rsidR="007E1963" w:rsidRPr="009A7025" w:rsidRDefault="007E1963" w:rsidP="00791B8F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Nơi ở hiện nay: Tỉnh………………………huyện…………………………xã………………………</w:t>
            </w:r>
          </w:p>
        </w:tc>
      </w:tr>
      <w:tr w:rsidR="000701E1" w:rsidRPr="009A7025" w14:paraId="38A04EB5" w14:textId="77777777" w:rsidTr="0083687A">
        <w:trPr>
          <w:trHeight w:val="565"/>
        </w:trPr>
        <w:tc>
          <w:tcPr>
            <w:tcW w:w="1630" w:type="dxa"/>
            <w:vMerge w:val="restart"/>
            <w:shd w:val="clear" w:color="auto" w:fill="auto"/>
            <w:vAlign w:val="center"/>
          </w:tcPr>
          <w:p w14:paraId="476782D6" w14:textId="77777777" w:rsidR="000701E1" w:rsidRPr="009A7025" w:rsidRDefault="000701E1" w:rsidP="00AF6EF8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Thông tin</w:t>
            </w:r>
          </w:p>
          <w:p w14:paraId="691323A2" w14:textId="77777777" w:rsidR="000701E1" w:rsidRPr="009A7025" w:rsidRDefault="000701E1" w:rsidP="00AF6EF8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liên lạc</w:t>
            </w:r>
          </w:p>
        </w:tc>
        <w:tc>
          <w:tcPr>
            <w:tcW w:w="8406" w:type="dxa"/>
            <w:gridSpan w:val="5"/>
            <w:shd w:val="clear" w:color="auto" w:fill="auto"/>
            <w:vAlign w:val="center"/>
          </w:tcPr>
          <w:p w14:paraId="1E4ADA2A" w14:textId="77777777" w:rsidR="000701E1" w:rsidRPr="009A7025" w:rsidRDefault="00841FF8" w:rsidP="00791B8F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Số điện thoại:…………………………………………………………………………</w:t>
            </w:r>
          </w:p>
        </w:tc>
      </w:tr>
      <w:tr w:rsidR="000701E1" w:rsidRPr="009A7025" w14:paraId="39926074" w14:textId="77777777" w:rsidTr="0083687A">
        <w:trPr>
          <w:trHeight w:val="545"/>
        </w:trPr>
        <w:tc>
          <w:tcPr>
            <w:tcW w:w="1630" w:type="dxa"/>
            <w:vMerge/>
            <w:shd w:val="clear" w:color="auto" w:fill="auto"/>
          </w:tcPr>
          <w:p w14:paraId="78F83A3C" w14:textId="77777777" w:rsidR="000701E1" w:rsidRPr="009A7025" w:rsidRDefault="000701E1" w:rsidP="00AF6EF8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06" w:type="dxa"/>
            <w:gridSpan w:val="5"/>
            <w:shd w:val="clear" w:color="auto" w:fill="auto"/>
            <w:vAlign w:val="center"/>
          </w:tcPr>
          <w:p w14:paraId="65DF10BF" w14:textId="77777777" w:rsidR="000701E1" w:rsidRPr="009A7025" w:rsidRDefault="000701E1" w:rsidP="0083687A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Email: ………………………</w:t>
            </w:r>
            <w:r w:rsidR="00841FF8" w:rsidRPr="009A7025">
              <w:rPr>
                <w:rFonts w:ascii="Times New Roman" w:hAnsi="Times New Roman"/>
                <w:sz w:val="24"/>
                <w:szCs w:val="24"/>
              </w:rPr>
              <w:t>.</w:t>
            </w:r>
            <w:r w:rsidRPr="009A7025">
              <w:rPr>
                <w:rFonts w:ascii="Times New Roman" w:hAnsi="Times New Roman"/>
                <w:sz w:val="24"/>
                <w:szCs w:val="24"/>
              </w:rPr>
              <w:t>………………………………………………………</w:t>
            </w:r>
          </w:p>
        </w:tc>
      </w:tr>
      <w:tr w:rsidR="000701E1" w:rsidRPr="009A7025" w14:paraId="50751897" w14:textId="77777777" w:rsidTr="0083687A">
        <w:trPr>
          <w:trHeight w:val="567"/>
        </w:trPr>
        <w:tc>
          <w:tcPr>
            <w:tcW w:w="1630" w:type="dxa"/>
            <w:vMerge/>
            <w:shd w:val="clear" w:color="auto" w:fill="auto"/>
          </w:tcPr>
          <w:p w14:paraId="3F8B1FA7" w14:textId="77777777" w:rsidR="000701E1" w:rsidRPr="009A7025" w:rsidRDefault="000701E1" w:rsidP="00AF6EF8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06" w:type="dxa"/>
            <w:gridSpan w:val="5"/>
            <w:shd w:val="clear" w:color="auto" w:fill="auto"/>
            <w:vAlign w:val="center"/>
          </w:tcPr>
          <w:p w14:paraId="574A1784" w14:textId="77777777" w:rsidR="000701E1" w:rsidRPr="009A7025" w:rsidRDefault="000701E1" w:rsidP="0083687A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Liên hệ khác (nếu có): ………………………………………………………………..</w:t>
            </w:r>
          </w:p>
        </w:tc>
      </w:tr>
      <w:tr w:rsidR="000701E1" w:rsidRPr="009A7025" w14:paraId="03847B54" w14:textId="77777777" w:rsidTr="008C539B">
        <w:tc>
          <w:tcPr>
            <w:tcW w:w="10036" w:type="dxa"/>
            <w:gridSpan w:val="6"/>
            <w:shd w:val="clear" w:color="auto" w:fill="auto"/>
          </w:tcPr>
          <w:p w14:paraId="373D3970" w14:textId="77777777" w:rsidR="000701E1" w:rsidRPr="009A7025" w:rsidRDefault="000701E1" w:rsidP="00AF6EF8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Đối tượng ưu tiên (nếu có)</w:t>
            </w:r>
          </w:p>
          <w:p w14:paraId="42D15CB2" w14:textId="77777777" w:rsidR="000701E1" w:rsidRPr="009A7025" w:rsidRDefault="000701E1" w:rsidP="00AF6EF8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 xml:space="preserve"> [ ] Người khuyết tật     [ ] Người dân tộc thiểu số    </w:t>
            </w:r>
            <w:r w:rsidR="00CE3FC2" w:rsidRPr="009A7025">
              <w:rPr>
                <w:rFonts w:ascii="Times New Roman" w:hAnsi="Times New Roman"/>
                <w:sz w:val="24"/>
                <w:szCs w:val="24"/>
              </w:rPr>
              <w:t xml:space="preserve">[ ] </w:t>
            </w:r>
            <w:r w:rsidRPr="009A7025">
              <w:rPr>
                <w:rFonts w:ascii="Times New Roman" w:hAnsi="Times New Roman"/>
                <w:sz w:val="24"/>
                <w:szCs w:val="24"/>
              </w:rPr>
              <w:t xml:space="preserve"> Người thuộc hộ nghèo, cận nghèo</w:t>
            </w:r>
          </w:p>
          <w:p w14:paraId="74DDFECA" w14:textId="77777777" w:rsidR="000701E1" w:rsidRPr="009A7025" w:rsidRDefault="000701E1" w:rsidP="00AF6EF8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  <w:vertAlign w:val="subscript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 xml:space="preserve"> [ ]Bộ đội xuất ngũ     [ ] Khác (ghi rõ): …………</w:t>
            </w:r>
            <w:r w:rsidR="00CE3FC2" w:rsidRPr="009A7025">
              <w:rPr>
                <w:rFonts w:ascii="Times New Roman" w:hAnsi="Times New Roman"/>
                <w:sz w:val="24"/>
                <w:szCs w:val="24"/>
              </w:rPr>
              <w:t>….</w:t>
            </w:r>
            <w:r w:rsidRPr="009A7025">
              <w:rPr>
                <w:rFonts w:ascii="Times New Roman" w:hAnsi="Times New Roman"/>
                <w:sz w:val="24"/>
                <w:szCs w:val="24"/>
              </w:rPr>
              <w:t>………………………………...</w:t>
            </w:r>
          </w:p>
        </w:tc>
      </w:tr>
      <w:tr w:rsidR="000701E1" w:rsidRPr="009A7025" w14:paraId="0D33E11E" w14:textId="77777777" w:rsidTr="008C539B">
        <w:tc>
          <w:tcPr>
            <w:tcW w:w="10036" w:type="dxa"/>
            <w:gridSpan w:val="6"/>
            <w:shd w:val="clear" w:color="auto" w:fill="auto"/>
          </w:tcPr>
          <w:p w14:paraId="0C7C0762" w14:textId="77777777" w:rsidR="000701E1" w:rsidRPr="009A7025" w:rsidRDefault="000701E1" w:rsidP="00AF6EF8">
            <w:pPr>
              <w:spacing w:line="360" w:lineRule="auto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9A7025">
              <w:rPr>
                <w:rFonts w:ascii="Times New Roman" w:hAnsi="Times New Roman"/>
                <w:b/>
                <w:sz w:val="24"/>
                <w:szCs w:val="24"/>
              </w:rPr>
              <w:t>2. Trình độ học vấn, chuyên môn kỹ thuật</w:t>
            </w:r>
            <w:r w:rsidR="009A7025" w:rsidRPr="009A702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</w:tr>
      <w:tr w:rsidR="000701E1" w:rsidRPr="009A7025" w14:paraId="1A1A4EEA" w14:textId="77777777" w:rsidTr="008C539B">
        <w:tc>
          <w:tcPr>
            <w:tcW w:w="10036" w:type="dxa"/>
            <w:gridSpan w:val="6"/>
            <w:shd w:val="clear" w:color="auto" w:fill="auto"/>
          </w:tcPr>
          <w:p w14:paraId="1A4FFD50" w14:textId="77777777" w:rsidR="000701E1" w:rsidRPr="009A7025" w:rsidRDefault="000701E1" w:rsidP="00AF6EF8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Trình độ học vấn: [ ] Chưa tốt nghiệp Tiểu học                 [ ] Tốt nghiệp Tiểu học</w:t>
            </w:r>
          </w:p>
          <w:p w14:paraId="09B5AF7F" w14:textId="77777777" w:rsidR="000701E1" w:rsidRPr="009A7025" w:rsidRDefault="000701E1" w:rsidP="00AF6EF8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[ ] Tốt nghiệp Trung học cơ sở                                             [ ] Tốt nghiệp Trung học phổ thông</w:t>
            </w:r>
          </w:p>
        </w:tc>
      </w:tr>
      <w:tr w:rsidR="000701E1" w:rsidRPr="009A7025" w14:paraId="2E1928A7" w14:textId="77777777" w:rsidTr="008C539B">
        <w:tc>
          <w:tcPr>
            <w:tcW w:w="1630" w:type="dxa"/>
            <w:shd w:val="clear" w:color="auto" w:fill="auto"/>
            <w:vAlign w:val="center"/>
          </w:tcPr>
          <w:p w14:paraId="7E522E30" w14:textId="77777777" w:rsidR="000701E1" w:rsidRPr="009A7025" w:rsidRDefault="000701E1" w:rsidP="00AF6EF8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Trình độ</w:t>
            </w:r>
          </w:p>
          <w:p w14:paraId="31C2D6B5" w14:textId="77777777" w:rsidR="000701E1" w:rsidRPr="009A7025" w:rsidRDefault="000701E1" w:rsidP="00AF6EF8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CMKT</w:t>
            </w:r>
          </w:p>
          <w:p w14:paraId="1AB3AD8E" w14:textId="77777777" w:rsidR="000701E1" w:rsidRPr="009A7025" w:rsidRDefault="000701E1" w:rsidP="00AF6EF8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cao nhất*:</w:t>
            </w:r>
          </w:p>
        </w:tc>
        <w:tc>
          <w:tcPr>
            <w:tcW w:w="3299" w:type="dxa"/>
            <w:gridSpan w:val="2"/>
            <w:shd w:val="clear" w:color="auto" w:fill="auto"/>
          </w:tcPr>
          <w:p w14:paraId="7A15E538" w14:textId="77777777" w:rsidR="000701E1" w:rsidRPr="009A7025" w:rsidRDefault="000701E1" w:rsidP="00AF6EF8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[ ] Chưa qua đào tạo</w:t>
            </w:r>
          </w:p>
          <w:p w14:paraId="35077DDF" w14:textId="77777777" w:rsidR="000701E1" w:rsidRPr="009A7025" w:rsidRDefault="000701E1" w:rsidP="00AF6EF8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[ ] Sơ cấp</w:t>
            </w:r>
          </w:p>
          <w:p w14:paraId="7B749678" w14:textId="77777777" w:rsidR="000701E1" w:rsidRPr="009A7025" w:rsidRDefault="000701E1" w:rsidP="00AF6EF8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[ ] Cao đẳng</w:t>
            </w:r>
          </w:p>
          <w:p w14:paraId="42BD7E38" w14:textId="77777777" w:rsidR="000701E1" w:rsidRPr="009A7025" w:rsidRDefault="000701E1" w:rsidP="00AF6EF8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[ ] Thạc sĩ</w:t>
            </w:r>
          </w:p>
        </w:tc>
        <w:tc>
          <w:tcPr>
            <w:tcW w:w="2551" w:type="dxa"/>
            <w:gridSpan w:val="2"/>
            <w:shd w:val="clear" w:color="auto" w:fill="auto"/>
          </w:tcPr>
          <w:p w14:paraId="7A9FF14C" w14:textId="77777777" w:rsidR="000701E1" w:rsidRPr="009A7025" w:rsidRDefault="000701E1" w:rsidP="00AF6EF8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[ ] CNKT không bằng</w:t>
            </w:r>
          </w:p>
          <w:p w14:paraId="64F8F156" w14:textId="77777777" w:rsidR="000701E1" w:rsidRPr="009A7025" w:rsidRDefault="000701E1" w:rsidP="00AF6EF8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[ ] Trung cấp</w:t>
            </w:r>
          </w:p>
          <w:p w14:paraId="3D4F4C7B" w14:textId="77777777" w:rsidR="000701E1" w:rsidRPr="009A7025" w:rsidRDefault="000701E1" w:rsidP="00AF6EF8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[ ] Đại học</w:t>
            </w:r>
          </w:p>
          <w:p w14:paraId="2635D52A" w14:textId="77777777" w:rsidR="000701E1" w:rsidRPr="009A7025" w:rsidRDefault="000701E1" w:rsidP="00AF6EF8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[ ] Tiến sĩ</w:t>
            </w:r>
          </w:p>
        </w:tc>
        <w:tc>
          <w:tcPr>
            <w:tcW w:w="2556" w:type="dxa"/>
            <w:shd w:val="clear" w:color="auto" w:fill="auto"/>
          </w:tcPr>
          <w:p w14:paraId="7A3F74DC" w14:textId="77777777" w:rsidR="000701E1" w:rsidRPr="009A7025" w:rsidRDefault="000701E1" w:rsidP="00AF6EF8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Chuyên ngành đào tạo: ………………....</w:t>
            </w:r>
          </w:p>
          <w:p w14:paraId="6F731C7F" w14:textId="77777777" w:rsidR="000701E1" w:rsidRPr="009A7025" w:rsidRDefault="000701E1" w:rsidP="00AF6EF8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………………………………………………</w:t>
            </w:r>
          </w:p>
        </w:tc>
      </w:tr>
      <w:tr w:rsidR="000701E1" w:rsidRPr="009A7025" w14:paraId="3EA01D5D" w14:textId="77777777" w:rsidTr="008C539B">
        <w:tc>
          <w:tcPr>
            <w:tcW w:w="1630" w:type="dxa"/>
            <w:shd w:val="clear" w:color="auto" w:fill="auto"/>
            <w:vAlign w:val="center"/>
          </w:tcPr>
          <w:p w14:paraId="16395388" w14:textId="77777777" w:rsidR="000701E1" w:rsidRPr="009A7025" w:rsidRDefault="009A7025" w:rsidP="00AF6EF8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Bằng cấp khác</w:t>
            </w:r>
          </w:p>
        </w:tc>
        <w:tc>
          <w:tcPr>
            <w:tcW w:w="8406" w:type="dxa"/>
            <w:gridSpan w:val="5"/>
            <w:shd w:val="clear" w:color="auto" w:fill="auto"/>
          </w:tcPr>
          <w:p w14:paraId="3046391C" w14:textId="77777777" w:rsidR="000701E1" w:rsidRPr="009A7025" w:rsidRDefault="000701E1" w:rsidP="00AF6EF8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1: …………………………………………………………………………………</w:t>
            </w:r>
          </w:p>
          <w:p w14:paraId="1109C390" w14:textId="77777777" w:rsidR="000701E1" w:rsidRPr="009A7025" w:rsidRDefault="000701E1" w:rsidP="00AF6EF8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2: …………………………………………………………………………………</w:t>
            </w:r>
          </w:p>
        </w:tc>
      </w:tr>
      <w:tr w:rsidR="000701E1" w:rsidRPr="009A7025" w14:paraId="16B584A5" w14:textId="77777777" w:rsidTr="008C539B">
        <w:tc>
          <w:tcPr>
            <w:tcW w:w="1630" w:type="dxa"/>
            <w:shd w:val="clear" w:color="auto" w:fill="auto"/>
            <w:vAlign w:val="center"/>
          </w:tcPr>
          <w:p w14:paraId="1F935F84" w14:textId="77777777" w:rsidR="000701E1" w:rsidRPr="009A7025" w:rsidRDefault="000701E1" w:rsidP="00AF6EF8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Trình độ</w:t>
            </w:r>
          </w:p>
          <w:p w14:paraId="73C3FF8D" w14:textId="77777777" w:rsidR="000701E1" w:rsidRPr="009A7025" w:rsidRDefault="000701E1" w:rsidP="00AF6EF8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ngoại ngữ</w:t>
            </w:r>
          </w:p>
        </w:tc>
        <w:tc>
          <w:tcPr>
            <w:tcW w:w="8406" w:type="dxa"/>
            <w:gridSpan w:val="5"/>
            <w:shd w:val="clear" w:color="auto" w:fill="auto"/>
          </w:tcPr>
          <w:p w14:paraId="412FB1B1" w14:textId="77777777" w:rsidR="000701E1" w:rsidRPr="009A7025" w:rsidRDefault="000701E1" w:rsidP="00AF6EF8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Ngoại ngữ 1: …………</w:t>
            </w:r>
            <w:r w:rsidR="00BC03AD" w:rsidRPr="009A7025">
              <w:rPr>
                <w:rFonts w:ascii="Times New Roman" w:hAnsi="Times New Roman"/>
                <w:sz w:val="24"/>
                <w:szCs w:val="24"/>
              </w:rPr>
              <w:t>….</w:t>
            </w:r>
            <w:r w:rsidRPr="009A7025">
              <w:rPr>
                <w:rFonts w:ascii="Times New Roman" w:hAnsi="Times New Roman"/>
                <w:sz w:val="24"/>
                <w:szCs w:val="24"/>
              </w:rPr>
              <w:t>……….Chứng chỉ: …………</w:t>
            </w:r>
            <w:r w:rsidR="00BC03AD" w:rsidRPr="009A7025">
              <w:rPr>
                <w:rFonts w:ascii="Times New Roman" w:hAnsi="Times New Roman"/>
                <w:sz w:val="24"/>
                <w:szCs w:val="24"/>
              </w:rPr>
              <w:t>….</w:t>
            </w:r>
            <w:r w:rsidRPr="009A7025">
              <w:rPr>
                <w:rFonts w:ascii="Times New Roman" w:hAnsi="Times New Roman"/>
                <w:sz w:val="24"/>
                <w:szCs w:val="24"/>
              </w:rPr>
              <w:t>…………………..</w:t>
            </w:r>
          </w:p>
          <w:p w14:paraId="5DC0BBAD" w14:textId="77777777" w:rsidR="000701E1" w:rsidRPr="009A7025" w:rsidRDefault="000701E1" w:rsidP="00AF6EF8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 xml:space="preserve">Khả năng sử dụng: [ ] Tốt             [ ] Khá                                         [ ] Trung bình </w:t>
            </w:r>
          </w:p>
          <w:p w14:paraId="45ECB6A9" w14:textId="77777777" w:rsidR="000701E1" w:rsidRPr="009A7025" w:rsidRDefault="000701E1" w:rsidP="00AF6EF8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Ngoại ngữ 2: ……………......</w:t>
            </w:r>
            <w:r w:rsidR="00AF6FC4" w:rsidRPr="009A7025">
              <w:rPr>
                <w:rFonts w:ascii="Times New Roman" w:hAnsi="Times New Roman"/>
                <w:sz w:val="24"/>
                <w:szCs w:val="24"/>
              </w:rPr>
              <w:t xml:space="preserve">....... </w:t>
            </w:r>
            <w:r w:rsidRPr="009A7025">
              <w:rPr>
                <w:rFonts w:ascii="Times New Roman" w:hAnsi="Times New Roman"/>
                <w:sz w:val="24"/>
                <w:szCs w:val="24"/>
              </w:rPr>
              <w:t>Chứng chỉ: ..……………………………</w:t>
            </w:r>
          </w:p>
          <w:p w14:paraId="252850EE" w14:textId="77777777" w:rsidR="000701E1" w:rsidRPr="009A7025" w:rsidRDefault="000701E1" w:rsidP="00AF6FC4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 xml:space="preserve">Khả năng sử dụng: [ ] Tốt           [ ] Khá                                        [ ] Trung bình </w:t>
            </w:r>
          </w:p>
        </w:tc>
      </w:tr>
      <w:tr w:rsidR="000701E1" w:rsidRPr="009A7025" w14:paraId="734CEDCA" w14:textId="77777777" w:rsidTr="008C539B">
        <w:tc>
          <w:tcPr>
            <w:tcW w:w="1630" w:type="dxa"/>
            <w:shd w:val="clear" w:color="auto" w:fill="auto"/>
            <w:vAlign w:val="center"/>
          </w:tcPr>
          <w:p w14:paraId="4CAE5AAC" w14:textId="77777777" w:rsidR="000701E1" w:rsidRPr="009A7025" w:rsidRDefault="000701E1" w:rsidP="00AF6EF8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lastRenderedPageBreak/>
              <w:t>Trình độ</w:t>
            </w:r>
          </w:p>
          <w:p w14:paraId="57D9632E" w14:textId="77777777" w:rsidR="000701E1" w:rsidRPr="009A7025" w:rsidRDefault="000701E1" w:rsidP="00AF6EF8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tin học</w:t>
            </w:r>
          </w:p>
        </w:tc>
        <w:tc>
          <w:tcPr>
            <w:tcW w:w="8406" w:type="dxa"/>
            <w:gridSpan w:val="5"/>
            <w:shd w:val="clear" w:color="auto" w:fill="auto"/>
          </w:tcPr>
          <w:p w14:paraId="49BECEBA" w14:textId="77777777" w:rsidR="000701E1" w:rsidRPr="009A7025" w:rsidRDefault="000701E1" w:rsidP="00AF6EF8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[ ] Tin học văn phòng ………………………………………………………….</w:t>
            </w:r>
          </w:p>
          <w:p w14:paraId="380D8871" w14:textId="77777777" w:rsidR="000701E1" w:rsidRPr="009A7025" w:rsidRDefault="000701E1" w:rsidP="00AF6EF8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 xml:space="preserve">Khả năng sử dụng:  [ ] Tốt             [ ] Khá                                           [ ] Trung bình </w:t>
            </w:r>
          </w:p>
          <w:p w14:paraId="7A382CD7" w14:textId="77777777" w:rsidR="00BC03AD" w:rsidRPr="009A7025" w:rsidRDefault="000701E1" w:rsidP="00AF6EF8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[ ] Khác: …………………………</w:t>
            </w:r>
          </w:p>
          <w:p w14:paraId="581D337B" w14:textId="77777777" w:rsidR="000701E1" w:rsidRPr="009A7025" w:rsidRDefault="000701E1" w:rsidP="00AF6EF8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 xml:space="preserve">Khả năng sử dụng: [ ] Tốt               [ ] Khá                                            [ ] Trung bình </w:t>
            </w:r>
          </w:p>
        </w:tc>
      </w:tr>
      <w:tr w:rsidR="000701E1" w:rsidRPr="009A7025" w14:paraId="08CC7E55" w14:textId="77777777" w:rsidTr="008C539B">
        <w:tc>
          <w:tcPr>
            <w:tcW w:w="1630" w:type="dxa"/>
            <w:shd w:val="clear" w:color="auto" w:fill="auto"/>
            <w:vAlign w:val="center"/>
          </w:tcPr>
          <w:p w14:paraId="694B651A" w14:textId="77777777" w:rsidR="000701E1" w:rsidRPr="009A7025" w:rsidRDefault="000701E1" w:rsidP="00AF6EF8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Kỹ năng</w:t>
            </w:r>
          </w:p>
          <w:p w14:paraId="0C728711" w14:textId="77777777" w:rsidR="000701E1" w:rsidRPr="009A7025" w:rsidRDefault="000701E1" w:rsidP="00AF6EF8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mềm</w:t>
            </w:r>
          </w:p>
        </w:tc>
        <w:tc>
          <w:tcPr>
            <w:tcW w:w="8406" w:type="dxa"/>
            <w:gridSpan w:val="5"/>
            <w:shd w:val="clear" w:color="auto" w:fill="auto"/>
          </w:tcPr>
          <w:p w14:paraId="20B44AE1" w14:textId="77777777" w:rsidR="000701E1" w:rsidRPr="009A7025" w:rsidRDefault="000701E1" w:rsidP="00AF6EF8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[ ]</w:t>
            </w:r>
            <w:r w:rsidR="008B2F81" w:rsidRPr="009A7025">
              <w:rPr>
                <w:rFonts w:ascii="Times New Roman" w:hAnsi="Times New Roman"/>
                <w:sz w:val="24"/>
                <w:szCs w:val="24"/>
              </w:rPr>
              <w:t xml:space="preserve"> Giao tiếp                      </w:t>
            </w:r>
            <w:r w:rsidRPr="009A7025">
              <w:rPr>
                <w:rFonts w:ascii="Times New Roman" w:hAnsi="Times New Roman"/>
                <w:sz w:val="24"/>
                <w:szCs w:val="24"/>
              </w:rPr>
              <w:t>[ ] Thuyết trình                 [ ] Quản lý thời gian</w:t>
            </w:r>
          </w:p>
          <w:p w14:paraId="3FA959F4" w14:textId="77777777" w:rsidR="000701E1" w:rsidRPr="009A7025" w:rsidRDefault="000701E1" w:rsidP="00AF6EF8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[ ] Quản lý nhân sự          [ ] Tổng hợp, báo cáo        [ ] Thích ứng</w:t>
            </w:r>
          </w:p>
          <w:p w14:paraId="5EECB2AA" w14:textId="77777777" w:rsidR="000701E1" w:rsidRPr="009A7025" w:rsidRDefault="000701E1" w:rsidP="00AF6EF8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 xml:space="preserve">[ ] Làm việc nhóm         [ ] Làm việc độc lập         [ ] Chịu được áp lực công việc </w:t>
            </w:r>
          </w:p>
          <w:p w14:paraId="398F1979" w14:textId="77777777" w:rsidR="000701E1" w:rsidRPr="009A7025" w:rsidRDefault="000701E1" w:rsidP="00AF6EF8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 xml:space="preserve">[ ] Theo dõi giám sát       [ ] Tư duy phản biện                                     </w:t>
            </w:r>
          </w:p>
          <w:p w14:paraId="41D0F825" w14:textId="77777777" w:rsidR="000701E1" w:rsidRPr="009A7025" w:rsidRDefault="000701E1" w:rsidP="00AF6EF8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[ ] Kỹ năng mềm khác: ………………………………………………………..</w:t>
            </w:r>
          </w:p>
        </w:tc>
      </w:tr>
      <w:tr w:rsidR="000701E1" w:rsidRPr="009A7025" w14:paraId="1F72DCE0" w14:textId="77777777" w:rsidTr="008C539B">
        <w:tc>
          <w:tcPr>
            <w:tcW w:w="10036" w:type="dxa"/>
            <w:gridSpan w:val="6"/>
            <w:shd w:val="clear" w:color="auto" w:fill="auto"/>
          </w:tcPr>
          <w:p w14:paraId="28174305" w14:textId="77777777" w:rsidR="000701E1" w:rsidRPr="009A7025" w:rsidRDefault="000701E1" w:rsidP="00AF6EF8">
            <w:pPr>
              <w:spacing w:line="360" w:lineRule="auto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9A7025">
              <w:rPr>
                <w:rFonts w:ascii="Times New Roman" w:hAnsi="Times New Roman"/>
                <w:b/>
                <w:sz w:val="24"/>
                <w:szCs w:val="24"/>
              </w:rPr>
              <w:t>3. Kinh nghiệm làm việc (nếu có)</w:t>
            </w:r>
          </w:p>
        </w:tc>
      </w:tr>
      <w:tr w:rsidR="000701E1" w:rsidRPr="009A7025" w14:paraId="743B213C" w14:textId="77777777" w:rsidTr="008C539B">
        <w:tc>
          <w:tcPr>
            <w:tcW w:w="2802" w:type="dxa"/>
            <w:gridSpan w:val="2"/>
            <w:shd w:val="clear" w:color="auto" w:fill="auto"/>
          </w:tcPr>
          <w:p w14:paraId="149050D9" w14:textId="77777777" w:rsidR="000701E1" w:rsidRPr="009A7025" w:rsidRDefault="000701E1" w:rsidP="00AF6EF8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Tên đơn vị</w:t>
            </w:r>
          </w:p>
        </w:tc>
        <w:tc>
          <w:tcPr>
            <w:tcW w:w="2551" w:type="dxa"/>
            <w:gridSpan w:val="2"/>
            <w:shd w:val="clear" w:color="auto" w:fill="auto"/>
          </w:tcPr>
          <w:p w14:paraId="7F7A55A4" w14:textId="77777777" w:rsidR="000701E1" w:rsidRPr="009A7025" w:rsidRDefault="000701E1" w:rsidP="00AF6EF8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Chức vụ</w:t>
            </w:r>
          </w:p>
        </w:tc>
        <w:tc>
          <w:tcPr>
            <w:tcW w:w="2127" w:type="dxa"/>
            <w:shd w:val="clear" w:color="auto" w:fill="auto"/>
          </w:tcPr>
          <w:p w14:paraId="1334795B" w14:textId="77777777" w:rsidR="000701E1" w:rsidRPr="009A7025" w:rsidRDefault="000701E1" w:rsidP="00AF6EF8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Công việc chính</w:t>
            </w:r>
          </w:p>
        </w:tc>
        <w:tc>
          <w:tcPr>
            <w:tcW w:w="2556" w:type="dxa"/>
            <w:shd w:val="clear" w:color="auto" w:fill="auto"/>
          </w:tcPr>
          <w:p w14:paraId="5F204670" w14:textId="77777777" w:rsidR="000701E1" w:rsidRPr="009A7025" w:rsidRDefault="000701E1" w:rsidP="00AF6EF8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Thời gian</w:t>
            </w:r>
          </w:p>
        </w:tc>
      </w:tr>
      <w:tr w:rsidR="000701E1" w:rsidRPr="009A7025" w14:paraId="6F4FFE52" w14:textId="77777777" w:rsidTr="008C539B">
        <w:tc>
          <w:tcPr>
            <w:tcW w:w="2802" w:type="dxa"/>
            <w:gridSpan w:val="2"/>
            <w:shd w:val="clear" w:color="auto" w:fill="auto"/>
            <w:vAlign w:val="center"/>
          </w:tcPr>
          <w:p w14:paraId="1B76DFE1" w14:textId="77777777" w:rsidR="000701E1" w:rsidRPr="009A7025" w:rsidRDefault="000701E1" w:rsidP="00AF6EF8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………</w:t>
            </w:r>
            <w:r w:rsidR="008C539B" w:rsidRPr="009A7025">
              <w:rPr>
                <w:rFonts w:ascii="Times New Roman" w:hAnsi="Times New Roman"/>
                <w:sz w:val="24"/>
                <w:szCs w:val="24"/>
              </w:rPr>
              <w:t>….</w:t>
            </w:r>
            <w:r w:rsidRPr="009A7025">
              <w:rPr>
                <w:rFonts w:ascii="Times New Roman" w:hAnsi="Times New Roman"/>
                <w:sz w:val="24"/>
                <w:szCs w:val="24"/>
              </w:rPr>
              <w:t>……</w:t>
            </w:r>
            <w:r w:rsidR="008C539B" w:rsidRPr="009A7025">
              <w:rPr>
                <w:rFonts w:ascii="Times New Roman" w:hAnsi="Times New Roman"/>
                <w:sz w:val="24"/>
                <w:szCs w:val="24"/>
              </w:rPr>
              <w:t>…..</w:t>
            </w:r>
            <w:r w:rsidRPr="009A7025">
              <w:rPr>
                <w:rFonts w:ascii="Times New Roman" w:hAnsi="Times New Roman"/>
                <w:sz w:val="24"/>
                <w:szCs w:val="24"/>
              </w:rPr>
              <w:t>……..</w:t>
            </w:r>
          </w:p>
        </w:tc>
        <w:tc>
          <w:tcPr>
            <w:tcW w:w="2551" w:type="dxa"/>
            <w:gridSpan w:val="2"/>
            <w:shd w:val="clear" w:color="auto" w:fill="auto"/>
            <w:vAlign w:val="center"/>
          </w:tcPr>
          <w:p w14:paraId="3A776F90" w14:textId="77777777" w:rsidR="000701E1" w:rsidRPr="009A7025" w:rsidRDefault="000701E1" w:rsidP="00AF6EF8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…………………..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12FFC354" w14:textId="77777777" w:rsidR="000701E1" w:rsidRPr="009A7025" w:rsidRDefault="000701E1" w:rsidP="00AF6EF8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…………………..</w:t>
            </w:r>
          </w:p>
        </w:tc>
        <w:tc>
          <w:tcPr>
            <w:tcW w:w="2556" w:type="dxa"/>
            <w:shd w:val="clear" w:color="auto" w:fill="auto"/>
          </w:tcPr>
          <w:p w14:paraId="78F52316" w14:textId="77777777" w:rsidR="000701E1" w:rsidRPr="009A7025" w:rsidRDefault="000701E1" w:rsidP="00AF6EF8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../20……-…./20….</w:t>
            </w:r>
          </w:p>
        </w:tc>
      </w:tr>
      <w:tr w:rsidR="000701E1" w:rsidRPr="009A7025" w14:paraId="27A10E35" w14:textId="77777777" w:rsidTr="008C539B">
        <w:tc>
          <w:tcPr>
            <w:tcW w:w="2802" w:type="dxa"/>
            <w:gridSpan w:val="2"/>
            <w:shd w:val="clear" w:color="auto" w:fill="auto"/>
            <w:vAlign w:val="center"/>
          </w:tcPr>
          <w:p w14:paraId="6ADC8F64" w14:textId="77777777" w:rsidR="000701E1" w:rsidRPr="009A7025" w:rsidRDefault="000701E1" w:rsidP="008C539B">
            <w:pPr>
              <w:tabs>
                <w:tab w:val="left" w:pos="1985"/>
              </w:tabs>
              <w:spacing w:line="360" w:lineRule="auto"/>
              <w:ind w:right="459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……………</w:t>
            </w:r>
            <w:r w:rsidR="008C539B" w:rsidRPr="009A7025">
              <w:rPr>
                <w:rFonts w:ascii="Times New Roman" w:hAnsi="Times New Roman"/>
                <w:sz w:val="24"/>
                <w:szCs w:val="24"/>
              </w:rPr>
              <w:t>……...</w:t>
            </w:r>
            <w:r w:rsidRPr="009A7025">
              <w:rPr>
                <w:rFonts w:ascii="Times New Roman" w:hAnsi="Times New Roman"/>
                <w:sz w:val="24"/>
                <w:szCs w:val="24"/>
              </w:rPr>
              <w:t>…</w:t>
            </w:r>
          </w:p>
        </w:tc>
        <w:tc>
          <w:tcPr>
            <w:tcW w:w="2551" w:type="dxa"/>
            <w:gridSpan w:val="2"/>
            <w:shd w:val="clear" w:color="auto" w:fill="auto"/>
            <w:vAlign w:val="center"/>
          </w:tcPr>
          <w:p w14:paraId="2A75D60E" w14:textId="77777777" w:rsidR="000701E1" w:rsidRPr="009A7025" w:rsidRDefault="000701E1" w:rsidP="00AF6EF8">
            <w:pPr>
              <w:spacing w:line="360" w:lineRule="auto"/>
              <w:ind w:left="-974" w:firstLine="974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…………………..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5A1B221" w14:textId="77777777" w:rsidR="000701E1" w:rsidRPr="009A7025" w:rsidRDefault="000701E1" w:rsidP="00AF6EF8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…………………..</w:t>
            </w:r>
          </w:p>
        </w:tc>
        <w:tc>
          <w:tcPr>
            <w:tcW w:w="2556" w:type="dxa"/>
            <w:shd w:val="clear" w:color="auto" w:fill="auto"/>
          </w:tcPr>
          <w:p w14:paraId="273B43B4" w14:textId="77777777" w:rsidR="000701E1" w:rsidRPr="009A7025" w:rsidRDefault="000701E1" w:rsidP="00AF6EF8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../20……-…./20….</w:t>
            </w:r>
          </w:p>
        </w:tc>
      </w:tr>
      <w:tr w:rsidR="000701E1" w:rsidRPr="009A7025" w14:paraId="524D625C" w14:textId="77777777" w:rsidTr="008C539B">
        <w:tc>
          <w:tcPr>
            <w:tcW w:w="2802" w:type="dxa"/>
            <w:gridSpan w:val="2"/>
            <w:shd w:val="clear" w:color="auto" w:fill="auto"/>
            <w:vAlign w:val="center"/>
          </w:tcPr>
          <w:p w14:paraId="68AADB79" w14:textId="77777777" w:rsidR="000701E1" w:rsidRPr="009A7025" w:rsidRDefault="000701E1" w:rsidP="00AF6EF8">
            <w:pPr>
              <w:spacing w:line="36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…………………</w:t>
            </w:r>
            <w:r w:rsidR="008C539B" w:rsidRPr="009A7025">
              <w:rPr>
                <w:rFonts w:ascii="Times New Roman" w:hAnsi="Times New Roman"/>
                <w:sz w:val="24"/>
                <w:szCs w:val="24"/>
              </w:rPr>
              <w:t>…….</w:t>
            </w:r>
            <w:r w:rsidRPr="009A7025">
              <w:rPr>
                <w:rFonts w:ascii="Times New Roman" w:hAnsi="Times New Roman"/>
                <w:sz w:val="24"/>
                <w:szCs w:val="24"/>
              </w:rPr>
              <w:t>…..</w:t>
            </w:r>
          </w:p>
        </w:tc>
        <w:tc>
          <w:tcPr>
            <w:tcW w:w="2551" w:type="dxa"/>
            <w:gridSpan w:val="2"/>
            <w:shd w:val="clear" w:color="auto" w:fill="auto"/>
            <w:vAlign w:val="center"/>
          </w:tcPr>
          <w:p w14:paraId="7DB29116" w14:textId="77777777" w:rsidR="000701E1" w:rsidRPr="009A7025" w:rsidRDefault="000701E1" w:rsidP="00AF6EF8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…………………..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674FAEB" w14:textId="77777777" w:rsidR="000701E1" w:rsidRPr="009A7025" w:rsidRDefault="000701E1" w:rsidP="00AF6EF8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…………………..</w:t>
            </w:r>
          </w:p>
        </w:tc>
        <w:tc>
          <w:tcPr>
            <w:tcW w:w="2556" w:type="dxa"/>
            <w:shd w:val="clear" w:color="auto" w:fill="auto"/>
          </w:tcPr>
          <w:p w14:paraId="10CAE204" w14:textId="77777777" w:rsidR="000701E1" w:rsidRPr="009A7025" w:rsidRDefault="000701E1" w:rsidP="00AF6EF8">
            <w:pPr>
              <w:spacing w:line="360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../20……-…./20….</w:t>
            </w:r>
          </w:p>
        </w:tc>
      </w:tr>
      <w:tr w:rsidR="000701E1" w:rsidRPr="009A7025" w14:paraId="4462D869" w14:textId="77777777" w:rsidTr="008C539B">
        <w:tc>
          <w:tcPr>
            <w:tcW w:w="10036" w:type="dxa"/>
            <w:gridSpan w:val="6"/>
            <w:shd w:val="clear" w:color="auto" w:fill="auto"/>
          </w:tcPr>
          <w:p w14:paraId="7DC33205" w14:textId="77777777" w:rsidR="000701E1" w:rsidRPr="009A7025" w:rsidRDefault="000701E1" w:rsidP="00AF6EF8">
            <w:pPr>
              <w:spacing w:line="360" w:lineRule="auto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sz w:val="24"/>
                <w:szCs w:val="24"/>
              </w:rPr>
              <w:t>[ ] Đã từng làm việc ở nước ngoài tại ……………………………………………………</w:t>
            </w:r>
            <w:r w:rsidR="00AF6EF8" w:rsidRPr="009A7025">
              <w:rPr>
                <w:rFonts w:ascii="Times New Roman" w:hAnsi="Times New Roman"/>
                <w:sz w:val="24"/>
                <w:szCs w:val="24"/>
              </w:rPr>
              <w:t>.</w:t>
            </w:r>
            <w:r w:rsidRPr="009A7025">
              <w:rPr>
                <w:rFonts w:ascii="Times New Roman" w:hAnsi="Times New Roman"/>
                <w:sz w:val="24"/>
                <w:szCs w:val="24"/>
              </w:rPr>
              <w:t>…………</w:t>
            </w:r>
          </w:p>
        </w:tc>
      </w:tr>
      <w:tr w:rsidR="000701E1" w:rsidRPr="009A7025" w14:paraId="065BC77F" w14:textId="77777777" w:rsidTr="008C539B">
        <w:tc>
          <w:tcPr>
            <w:tcW w:w="10036" w:type="dxa"/>
            <w:gridSpan w:val="6"/>
            <w:shd w:val="clear" w:color="auto" w:fill="auto"/>
          </w:tcPr>
          <w:p w14:paraId="1F1511E2" w14:textId="7ECCA521" w:rsidR="000701E1" w:rsidRPr="009A7025" w:rsidRDefault="000701E1" w:rsidP="00AF6EF8">
            <w:pPr>
              <w:spacing w:line="360" w:lineRule="auto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9A7025">
              <w:rPr>
                <w:rFonts w:ascii="Times New Roman" w:hAnsi="Times New Roman"/>
                <w:b/>
                <w:sz w:val="24"/>
                <w:szCs w:val="24"/>
              </w:rPr>
              <w:t xml:space="preserve">4. </w:t>
            </w:r>
            <w:r w:rsidR="000259F9">
              <w:rPr>
                <w:rFonts w:ascii="Times New Roman" w:hAnsi="Times New Roman"/>
                <w:b/>
                <w:sz w:val="24"/>
                <w:szCs w:val="24"/>
              </w:rPr>
              <w:t>D</w:t>
            </w:r>
            <w:r w:rsidRPr="009A7025">
              <w:rPr>
                <w:rFonts w:ascii="Times New Roman" w:hAnsi="Times New Roman"/>
                <w:b/>
                <w:sz w:val="24"/>
                <w:szCs w:val="24"/>
              </w:rPr>
              <w:t>ịch vụ</w:t>
            </w:r>
            <w:r w:rsidR="000259F9">
              <w:rPr>
                <w:rFonts w:ascii="Times New Roman" w:hAnsi="Times New Roman"/>
                <w:b/>
                <w:sz w:val="24"/>
                <w:szCs w:val="24"/>
              </w:rPr>
              <w:t xml:space="preserve"> tư vấn</w:t>
            </w:r>
            <w:r w:rsidRPr="009A702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9A7025">
              <w:rPr>
                <w:rFonts w:ascii="Times New Roman" w:hAnsi="Times New Roman"/>
                <w:sz w:val="24"/>
                <w:szCs w:val="24"/>
              </w:rPr>
              <w:t>(tích đấu “X” vào các dịch vụ đăng ký)</w:t>
            </w:r>
          </w:p>
        </w:tc>
      </w:tr>
      <w:tr w:rsidR="000701E1" w:rsidRPr="009A7025" w14:paraId="64612DE3" w14:textId="77777777" w:rsidTr="008C539B">
        <w:tc>
          <w:tcPr>
            <w:tcW w:w="10036" w:type="dxa"/>
            <w:gridSpan w:val="6"/>
            <w:shd w:val="clear" w:color="auto" w:fill="auto"/>
          </w:tcPr>
          <w:p w14:paraId="0A01160D" w14:textId="77777777" w:rsidR="000701E1" w:rsidRPr="009A7025" w:rsidRDefault="000701E1" w:rsidP="00AF6EF8">
            <w:pPr>
              <w:spacing w:line="360" w:lineRule="auto"/>
              <w:contextualSpacing/>
              <w:rPr>
                <w:rFonts w:ascii="Times New Roman" w:hAnsi="Times New Roman"/>
                <w:i/>
                <w:sz w:val="24"/>
                <w:szCs w:val="24"/>
              </w:rPr>
            </w:pPr>
            <w:r w:rsidRPr="009A7025">
              <w:rPr>
                <w:rFonts w:ascii="Times New Roman" w:hAnsi="Times New Roman"/>
                <w:i/>
                <w:sz w:val="24"/>
                <w:szCs w:val="24"/>
              </w:rPr>
              <w:t xml:space="preserve">[ </w:t>
            </w:r>
            <w:r w:rsidR="00F0345A" w:rsidRPr="009A702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r w:rsidRPr="009A7025">
              <w:rPr>
                <w:rFonts w:ascii="Times New Roman" w:hAnsi="Times New Roman"/>
                <w:i/>
                <w:sz w:val="24"/>
                <w:szCs w:val="24"/>
              </w:rPr>
              <w:t>] Tư vấn chính sách, pháp luật lao động</w:t>
            </w:r>
          </w:p>
          <w:p w14:paraId="66B7AC10" w14:textId="77777777" w:rsidR="000701E1" w:rsidRPr="009A7025" w:rsidRDefault="000701E1" w:rsidP="00AF6EF8">
            <w:pPr>
              <w:spacing w:line="360" w:lineRule="auto"/>
              <w:contextualSpacing/>
              <w:rPr>
                <w:rFonts w:ascii="Times New Roman" w:hAnsi="Times New Roman"/>
                <w:i/>
                <w:sz w:val="24"/>
                <w:szCs w:val="24"/>
              </w:rPr>
            </w:pPr>
            <w:r w:rsidRPr="009A7025">
              <w:rPr>
                <w:rFonts w:ascii="Times New Roman" w:hAnsi="Times New Roman"/>
                <w:i/>
                <w:sz w:val="24"/>
                <w:szCs w:val="24"/>
              </w:rPr>
              <w:t xml:space="preserve">[ </w:t>
            </w:r>
            <w:r w:rsidR="00F0345A" w:rsidRPr="009A702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r w:rsidRPr="009A7025">
              <w:rPr>
                <w:rFonts w:ascii="Times New Roman" w:hAnsi="Times New Roman"/>
                <w:i/>
                <w:sz w:val="24"/>
                <w:szCs w:val="24"/>
              </w:rPr>
              <w:t xml:space="preserve">] Tư vấn việc làm  </w:t>
            </w:r>
          </w:p>
          <w:p w14:paraId="2F50DC9F" w14:textId="77777777" w:rsidR="005723BD" w:rsidRPr="009A7025" w:rsidRDefault="000701E1" w:rsidP="00AF6EF8">
            <w:pPr>
              <w:spacing w:line="360" w:lineRule="auto"/>
              <w:contextualSpacing/>
              <w:rPr>
                <w:rFonts w:ascii="Times New Roman" w:hAnsi="Times New Roman"/>
                <w:i/>
                <w:sz w:val="24"/>
                <w:szCs w:val="24"/>
              </w:rPr>
            </w:pPr>
            <w:r w:rsidRPr="009A7025">
              <w:rPr>
                <w:rFonts w:ascii="Times New Roman" w:hAnsi="Times New Roman"/>
                <w:i/>
                <w:sz w:val="24"/>
                <w:szCs w:val="24"/>
              </w:rPr>
              <w:t>[</w:t>
            </w:r>
            <w:r w:rsidR="00395A5C" w:rsidRPr="009A702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r w:rsidR="00F0345A" w:rsidRPr="009A702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r w:rsidR="00395A5C" w:rsidRPr="009A7025">
              <w:rPr>
                <w:rFonts w:ascii="Times New Roman" w:hAnsi="Times New Roman"/>
                <w:i/>
                <w:sz w:val="24"/>
                <w:szCs w:val="24"/>
              </w:rPr>
              <w:t>] Tư vấn đào tạo, kỹ năng nghề</w:t>
            </w:r>
          </w:p>
          <w:p w14:paraId="4C2C8E70" w14:textId="77777777" w:rsidR="000701E1" w:rsidRPr="009A7025" w:rsidRDefault="000701E1" w:rsidP="00AF6EF8">
            <w:pPr>
              <w:spacing w:line="360" w:lineRule="auto"/>
              <w:contextualSpacing/>
              <w:rPr>
                <w:rFonts w:ascii="Times New Roman" w:hAnsi="Times New Roman"/>
                <w:i/>
                <w:sz w:val="24"/>
                <w:szCs w:val="24"/>
              </w:rPr>
            </w:pPr>
            <w:r w:rsidRPr="009A7025">
              <w:rPr>
                <w:rFonts w:ascii="Times New Roman" w:hAnsi="Times New Roman"/>
                <w:i/>
                <w:sz w:val="24"/>
                <w:szCs w:val="24"/>
              </w:rPr>
              <w:t xml:space="preserve">[ </w:t>
            </w:r>
            <w:r w:rsidR="00F0345A" w:rsidRPr="009A7025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r w:rsidRPr="009A7025">
              <w:rPr>
                <w:rFonts w:ascii="Times New Roman" w:hAnsi="Times New Roman"/>
                <w:i/>
                <w:sz w:val="24"/>
                <w:szCs w:val="24"/>
              </w:rPr>
              <w:t>] Khác</w:t>
            </w:r>
            <w:r w:rsidR="00F0345A" w:rsidRPr="009A7025">
              <w:rPr>
                <w:rFonts w:ascii="Times New Roman" w:hAnsi="Times New Roman"/>
                <w:i/>
                <w:sz w:val="24"/>
                <w:szCs w:val="24"/>
              </w:rPr>
              <w:t>(ghi cụ thể)</w:t>
            </w:r>
            <w:r w:rsidRPr="009A7025">
              <w:rPr>
                <w:rFonts w:ascii="Times New Roman" w:hAnsi="Times New Roman"/>
                <w:i/>
                <w:sz w:val="24"/>
                <w:szCs w:val="24"/>
              </w:rPr>
              <w:t xml:space="preserve"> ………………………………………………………………………………………………………. </w:t>
            </w:r>
          </w:p>
        </w:tc>
      </w:tr>
    </w:tbl>
    <w:bookmarkEnd w:id="0"/>
    <w:p w14:paraId="7F2A3713" w14:textId="77777777" w:rsidR="00395A5C" w:rsidRDefault="009A7025" w:rsidP="00395A5C">
      <w:pPr>
        <w:shd w:val="clear" w:color="auto" w:fill="FFFFFF"/>
        <w:tabs>
          <w:tab w:val="left" w:leader="dot" w:pos="9923"/>
        </w:tabs>
        <w:spacing w:before="120" w:after="120" w:line="234" w:lineRule="atLeast"/>
        <w:rPr>
          <w:rFonts w:ascii="Times New Roman" w:hAnsi="Times New Roman"/>
          <w:i/>
          <w:sz w:val="24"/>
          <w:szCs w:val="24"/>
        </w:rPr>
      </w:pPr>
      <w:r w:rsidRPr="00B96508">
        <w:rPr>
          <w:rFonts w:ascii="Times New Roman" w:hAnsi="Times New Roman"/>
          <w:i/>
          <w:sz w:val="24"/>
          <w:szCs w:val="24"/>
        </w:rPr>
        <w:t>Ghi chú</w:t>
      </w:r>
      <w:r w:rsidR="00B96508" w:rsidRPr="00B96508">
        <w:rPr>
          <w:rFonts w:ascii="Times New Roman" w:hAnsi="Times New Roman"/>
          <w:i/>
          <w:sz w:val="24"/>
          <w:szCs w:val="24"/>
        </w:rPr>
        <w:t xml:space="preserve">: </w:t>
      </w:r>
      <w:r w:rsidRPr="00B96508">
        <w:rPr>
          <w:rFonts w:ascii="Times New Roman" w:hAnsi="Times New Roman"/>
          <w:i/>
          <w:sz w:val="24"/>
          <w:szCs w:val="24"/>
        </w:rPr>
        <w:t>Người lao động lự</w:t>
      </w:r>
      <w:r w:rsidR="00B96508">
        <w:rPr>
          <w:rFonts w:ascii="Times New Roman" w:hAnsi="Times New Roman"/>
          <w:i/>
          <w:sz w:val="24"/>
          <w:szCs w:val="24"/>
        </w:rPr>
        <w:t>a</w:t>
      </w:r>
      <w:r w:rsidRPr="00B96508">
        <w:rPr>
          <w:rFonts w:ascii="Times New Roman" w:hAnsi="Times New Roman"/>
          <w:i/>
          <w:sz w:val="24"/>
          <w:szCs w:val="24"/>
        </w:rPr>
        <w:t xml:space="preserve"> chọn, tích đấu “X” </w:t>
      </w:r>
      <w:r w:rsidR="00B96508" w:rsidRPr="00B96508">
        <w:rPr>
          <w:rFonts w:ascii="Times New Roman" w:hAnsi="Times New Roman"/>
          <w:i/>
          <w:sz w:val="24"/>
          <w:szCs w:val="24"/>
        </w:rPr>
        <w:t>vào các  vào các mục có dấu [ ]</w:t>
      </w:r>
      <w:r w:rsidR="00B96508">
        <w:rPr>
          <w:rFonts w:ascii="Times New Roman" w:hAnsi="Times New Roman"/>
          <w:i/>
          <w:sz w:val="24"/>
          <w:szCs w:val="24"/>
        </w:rPr>
        <w:t>.</w:t>
      </w:r>
    </w:p>
    <w:p w14:paraId="745E065C" w14:textId="3A719BC2" w:rsidR="00A952EB" w:rsidRDefault="00A952EB" w:rsidP="00395A5C">
      <w:pPr>
        <w:shd w:val="clear" w:color="auto" w:fill="FFFFFF"/>
        <w:tabs>
          <w:tab w:val="left" w:leader="dot" w:pos="9923"/>
        </w:tabs>
        <w:spacing w:before="120" w:after="120" w:line="234" w:lineRule="atLeast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II.Thông tin tư vấn</w:t>
      </w:r>
    </w:p>
    <w:p w14:paraId="12219361" w14:textId="77777777" w:rsidR="00A952EB" w:rsidRPr="00A952EB" w:rsidRDefault="00A952EB" w:rsidP="00A952EB">
      <w:pPr>
        <w:shd w:val="clear" w:color="auto" w:fill="FFFFFF"/>
        <w:tabs>
          <w:tab w:val="left" w:leader="dot" w:pos="9923"/>
        </w:tabs>
        <w:spacing w:before="120" w:after="120" w:line="234" w:lineRule="atLeast"/>
        <w:rPr>
          <w:rFonts w:ascii="Times New Roman" w:hAnsi="Times New Roman"/>
          <w:iCs/>
          <w:sz w:val="24"/>
          <w:szCs w:val="24"/>
        </w:rPr>
      </w:pPr>
      <w:r w:rsidRPr="00A952EB">
        <w:rPr>
          <w:rFonts w:ascii="Times New Roman" w:hAnsi="Times New Roman"/>
          <w:iCs/>
          <w:sz w:val="24"/>
          <w:szCs w:val="24"/>
        </w:rPr>
        <w:t xml:space="preserve">1. Nội dung </w:t>
      </w:r>
      <w:r w:rsidRPr="00A952EB">
        <w:rPr>
          <w:rFonts w:ascii="Times New Roman" w:hAnsi="Times New Roman" w:hint="eastAsia"/>
          <w:iCs/>
          <w:sz w:val="24"/>
          <w:szCs w:val="24"/>
        </w:rPr>
        <w:t>đã</w:t>
      </w:r>
      <w:r w:rsidRPr="00A952EB">
        <w:rPr>
          <w:rFonts w:ascii="Times New Roman" w:hAnsi="Times New Roman"/>
          <w:iCs/>
          <w:sz w:val="24"/>
          <w:szCs w:val="24"/>
        </w:rPr>
        <w:t xml:space="preserve"> t</w:t>
      </w:r>
      <w:r w:rsidRPr="00A952EB">
        <w:rPr>
          <w:rFonts w:ascii="Times New Roman" w:hAnsi="Times New Roman" w:hint="eastAsia"/>
          <w:iCs/>
          <w:sz w:val="24"/>
          <w:szCs w:val="24"/>
        </w:rPr>
        <w:t>ư</w:t>
      </w:r>
      <w:r w:rsidRPr="00A952EB">
        <w:rPr>
          <w:rFonts w:ascii="Times New Roman" w:hAnsi="Times New Roman"/>
          <w:iCs/>
          <w:sz w:val="24"/>
          <w:szCs w:val="24"/>
        </w:rPr>
        <w:t xml:space="preserve"> vấn</w:t>
      </w:r>
    </w:p>
    <w:p w14:paraId="6980BE9F" w14:textId="288EE0FC" w:rsidR="00A952EB" w:rsidRPr="00A952EB" w:rsidRDefault="00A952EB" w:rsidP="00A952EB">
      <w:pPr>
        <w:shd w:val="clear" w:color="auto" w:fill="FFFFFF"/>
        <w:tabs>
          <w:tab w:val="left" w:leader="dot" w:pos="9923"/>
        </w:tabs>
        <w:spacing w:before="120" w:after="120" w:line="234" w:lineRule="atLeast"/>
        <w:rPr>
          <w:rFonts w:ascii="Times New Roman" w:hAnsi="Times New Roman"/>
          <w:iCs/>
          <w:sz w:val="24"/>
          <w:szCs w:val="24"/>
        </w:rPr>
      </w:pPr>
      <w:r w:rsidRPr="00A952EB">
        <w:rPr>
          <w:rFonts w:ascii="Times New Roman" w:hAnsi="Times New Roman"/>
          <w:iCs/>
          <w:sz w:val="24"/>
          <w:szCs w:val="24"/>
        </w:rPr>
        <w:t>□T</w:t>
      </w:r>
      <w:r w:rsidRPr="00A952EB">
        <w:rPr>
          <w:rFonts w:ascii="Times New Roman" w:hAnsi="Times New Roman" w:hint="eastAsia"/>
          <w:iCs/>
          <w:sz w:val="24"/>
          <w:szCs w:val="24"/>
        </w:rPr>
        <w:t>ư</w:t>
      </w:r>
      <w:r w:rsidRPr="00A952EB">
        <w:rPr>
          <w:rFonts w:ascii="Times New Roman" w:hAnsi="Times New Roman"/>
          <w:iCs/>
          <w:sz w:val="24"/>
          <w:szCs w:val="24"/>
        </w:rPr>
        <w:t xml:space="preserve"> vấn chính sách, pháp luật lao </w:t>
      </w:r>
      <w:r w:rsidRPr="00A952EB">
        <w:rPr>
          <w:rFonts w:ascii="Times New Roman" w:hAnsi="Times New Roman" w:hint="eastAsia"/>
          <w:iCs/>
          <w:sz w:val="24"/>
          <w:szCs w:val="24"/>
        </w:rPr>
        <w:t>đ</w:t>
      </w:r>
      <w:r w:rsidRPr="00A952EB">
        <w:rPr>
          <w:rFonts w:ascii="Times New Roman" w:hAnsi="Times New Roman"/>
          <w:iCs/>
          <w:sz w:val="24"/>
          <w:szCs w:val="24"/>
        </w:rPr>
        <w:t>ộng:</w:t>
      </w:r>
    </w:p>
    <w:p w14:paraId="4D3E603A" w14:textId="77777777" w:rsidR="002B362A" w:rsidRDefault="002B362A" w:rsidP="002B362A">
      <w:pPr>
        <w:shd w:val="clear" w:color="auto" w:fill="FFFFFF"/>
        <w:tabs>
          <w:tab w:val="center" w:leader="dot" w:pos="9923"/>
        </w:tabs>
        <w:spacing w:before="120" w:after="120" w:line="234" w:lineRule="atLeast"/>
        <w:rPr>
          <w:rFonts w:ascii="Times New Roman" w:hAnsi="Times New Roman"/>
          <w:iCs/>
          <w:sz w:val="24"/>
          <w:szCs w:val="24"/>
        </w:rPr>
      </w:pPr>
      <w:r w:rsidRPr="00A952EB">
        <w:rPr>
          <w:rFonts w:ascii="Times New Roman" w:hAnsi="Times New Roman"/>
          <w:iCs/>
          <w:sz w:val="24"/>
          <w:szCs w:val="24"/>
        </w:rPr>
        <w:t>Nội dung</w:t>
      </w:r>
      <w:r>
        <w:rPr>
          <w:rFonts w:ascii="Times New Roman" w:hAnsi="Times New Roman"/>
          <w:iCs/>
          <w:sz w:val="24"/>
          <w:szCs w:val="24"/>
        </w:rPr>
        <w:t xml:space="preserve"> người lao động có nhu cầu tư vấn(*)</w:t>
      </w:r>
      <w:r w:rsidRPr="00A952EB">
        <w:rPr>
          <w:rFonts w:ascii="Times New Roman" w:hAnsi="Times New Roman"/>
          <w:iCs/>
          <w:sz w:val="24"/>
          <w:szCs w:val="24"/>
        </w:rPr>
        <w:t>:</w:t>
      </w:r>
      <w:r>
        <w:rPr>
          <w:rFonts w:ascii="Times New Roman" w:hAnsi="Times New Roman"/>
          <w:iCs/>
          <w:sz w:val="24"/>
          <w:szCs w:val="24"/>
        </w:rPr>
        <w:tab/>
      </w:r>
    </w:p>
    <w:p w14:paraId="6CFE7566" w14:textId="77777777" w:rsidR="002B362A" w:rsidRDefault="002B362A" w:rsidP="002B362A">
      <w:pPr>
        <w:shd w:val="clear" w:color="auto" w:fill="FFFFFF"/>
        <w:tabs>
          <w:tab w:val="left" w:leader="dot" w:pos="9072"/>
        </w:tabs>
        <w:spacing w:before="120" w:after="120" w:line="234" w:lineRule="atLeast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Nội dung được tư vấn(*): </w:t>
      </w:r>
      <w:r w:rsidRPr="00A952EB">
        <w:rPr>
          <w:rFonts w:ascii="Times New Roman" w:hAnsi="Times New Roman"/>
          <w:iCs/>
          <w:sz w:val="24"/>
          <w:szCs w:val="24"/>
        </w:rPr>
        <w:t>…………………………………………………………………………………</w:t>
      </w:r>
    </w:p>
    <w:p w14:paraId="6A9F4C9C" w14:textId="0A29BE5F" w:rsidR="00633983" w:rsidRPr="00A952EB" w:rsidRDefault="00633983" w:rsidP="00A952EB">
      <w:pPr>
        <w:shd w:val="clear" w:color="auto" w:fill="FFFFFF"/>
        <w:tabs>
          <w:tab w:val="left" w:leader="dot" w:pos="9072"/>
        </w:tabs>
        <w:spacing w:before="120" w:after="120" w:line="234" w:lineRule="atLeast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Thời gian thực hiện:</w:t>
      </w:r>
    </w:p>
    <w:p w14:paraId="69EBE5C5" w14:textId="77777777" w:rsidR="00A952EB" w:rsidRPr="00A952EB" w:rsidRDefault="00A952EB" w:rsidP="00A952EB">
      <w:pPr>
        <w:shd w:val="clear" w:color="auto" w:fill="FFFFFF"/>
        <w:tabs>
          <w:tab w:val="left" w:leader="dot" w:pos="9923"/>
        </w:tabs>
        <w:spacing w:before="120" w:after="120" w:line="234" w:lineRule="atLeast"/>
        <w:rPr>
          <w:rFonts w:ascii="Times New Roman" w:hAnsi="Times New Roman"/>
          <w:iCs/>
          <w:sz w:val="24"/>
          <w:szCs w:val="24"/>
        </w:rPr>
      </w:pPr>
      <w:r w:rsidRPr="00A952EB">
        <w:rPr>
          <w:rFonts w:ascii="Times New Roman" w:hAnsi="Times New Roman"/>
          <w:iCs/>
          <w:sz w:val="24"/>
          <w:szCs w:val="24"/>
        </w:rPr>
        <w:t>□T</w:t>
      </w:r>
      <w:r w:rsidRPr="00A952EB">
        <w:rPr>
          <w:rFonts w:ascii="Times New Roman" w:hAnsi="Times New Roman" w:hint="eastAsia"/>
          <w:iCs/>
          <w:sz w:val="24"/>
          <w:szCs w:val="24"/>
        </w:rPr>
        <w:t>ư</w:t>
      </w:r>
      <w:r w:rsidRPr="00A952EB">
        <w:rPr>
          <w:rFonts w:ascii="Times New Roman" w:hAnsi="Times New Roman"/>
          <w:iCs/>
          <w:sz w:val="24"/>
          <w:szCs w:val="24"/>
        </w:rPr>
        <w:t xml:space="preserve"> vấn việc làm:</w:t>
      </w:r>
    </w:p>
    <w:p w14:paraId="19DAB8CB" w14:textId="77777777" w:rsidR="00A952EB" w:rsidRDefault="00A952EB" w:rsidP="00A952EB">
      <w:pPr>
        <w:shd w:val="clear" w:color="auto" w:fill="FFFFFF"/>
        <w:tabs>
          <w:tab w:val="left" w:leader="dot" w:pos="9923"/>
        </w:tabs>
        <w:spacing w:before="120" w:after="120" w:line="234" w:lineRule="atLeast"/>
        <w:rPr>
          <w:rFonts w:ascii="Times New Roman" w:hAnsi="Times New Roman"/>
          <w:iCs/>
          <w:sz w:val="24"/>
          <w:szCs w:val="24"/>
        </w:rPr>
      </w:pPr>
      <w:r w:rsidRPr="00A952EB">
        <w:rPr>
          <w:rFonts w:ascii="Times New Roman" w:hAnsi="Times New Roman"/>
          <w:iCs/>
          <w:sz w:val="24"/>
          <w:szCs w:val="24"/>
        </w:rPr>
        <w:t>□ Việc làm trong n</w:t>
      </w:r>
      <w:r w:rsidRPr="00A952EB">
        <w:rPr>
          <w:rFonts w:ascii="Times New Roman" w:hAnsi="Times New Roman" w:hint="eastAsia"/>
          <w:iCs/>
          <w:sz w:val="24"/>
          <w:szCs w:val="24"/>
        </w:rPr>
        <w:t>ư</w:t>
      </w:r>
      <w:r w:rsidRPr="00A952EB">
        <w:rPr>
          <w:rFonts w:ascii="Times New Roman" w:hAnsi="Times New Roman"/>
          <w:iCs/>
          <w:sz w:val="24"/>
          <w:szCs w:val="24"/>
        </w:rPr>
        <w:t>ớc:</w:t>
      </w:r>
    </w:p>
    <w:p w14:paraId="56F0C5DD" w14:textId="77777777" w:rsidR="002B362A" w:rsidRDefault="002B362A" w:rsidP="002B362A">
      <w:pPr>
        <w:shd w:val="clear" w:color="auto" w:fill="FFFFFF"/>
        <w:tabs>
          <w:tab w:val="center" w:leader="dot" w:pos="9923"/>
        </w:tabs>
        <w:spacing w:before="120" w:after="120" w:line="234" w:lineRule="atLeast"/>
        <w:rPr>
          <w:rFonts w:ascii="Times New Roman" w:hAnsi="Times New Roman"/>
          <w:iCs/>
          <w:sz w:val="24"/>
          <w:szCs w:val="24"/>
        </w:rPr>
      </w:pPr>
      <w:r w:rsidRPr="00A952EB">
        <w:rPr>
          <w:rFonts w:ascii="Times New Roman" w:hAnsi="Times New Roman"/>
          <w:iCs/>
          <w:sz w:val="24"/>
          <w:szCs w:val="24"/>
        </w:rPr>
        <w:t>Nội dung</w:t>
      </w:r>
      <w:r>
        <w:rPr>
          <w:rFonts w:ascii="Times New Roman" w:hAnsi="Times New Roman"/>
          <w:iCs/>
          <w:sz w:val="24"/>
          <w:szCs w:val="24"/>
        </w:rPr>
        <w:t xml:space="preserve"> người lao động có nhu cầu tư vấn(*)</w:t>
      </w:r>
      <w:r w:rsidRPr="00A952EB">
        <w:rPr>
          <w:rFonts w:ascii="Times New Roman" w:hAnsi="Times New Roman"/>
          <w:iCs/>
          <w:sz w:val="24"/>
          <w:szCs w:val="24"/>
        </w:rPr>
        <w:t>:</w:t>
      </w:r>
      <w:r>
        <w:rPr>
          <w:rFonts w:ascii="Times New Roman" w:hAnsi="Times New Roman"/>
          <w:iCs/>
          <w:sz w:val="24"/>
          <w:szCs w:val="24"/>
        </w:rPr>
        <w:tab/>
      </w:r>
    </w:p>
    <w:p w14:paraId="6DE38A52" w14:textId="77777777" w:rsidR="002B362A" w:rsidRDefault="002B362A" w:rsidP="002B362A">
      <w:pPr>
        <w:shd w:val="clear" w:color="auto" w:fill="FFFFFF"/>
        <w:tabs>
          <w:tab w:val="left" w:leader="dot" w:pos="9072"/>
        </w:tabs>
        <w:spacing w:before="120" w:after="120" w:line="234" w:lineRule="atLeast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Nội dung được tư vấn(*): </w:t>
      </w:r>
      <w:r w:rsidRPr="00A952EB">
        <w:rPr>
          <w:rFonts w:ascii="Times New Roman" w:hAnsi="Times New Roman"/>
          <w:iCs/>
          <w:sz w:val="24"/>
          <w:szCs w:val="24"/>
        </w:rPr>
        <w:t>…………………………………………………………………………………</w:t>
      </w:r>
    </w:p>
    <w:p w14:paraId="738929FB" w14:textId="6909456A" w:rsidR="00633983" w:rsidRPr="00A952EB" w:rsidRDefault="00633983" w:rsidP="00633983">
      <w:pPr>
        <w:shd w:val="clear" w:color="auto" w:fill="FFFFFF"/>
        <w:tabs>
          <w:tab w:val="left" w:leader="dot" w:pos="9072"/>
        </w:tabs>
        <w:spacing w:before="120" w:after="120" w:line="234" w:lineRule="atLeast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Thời gian thực hiện:</w:t>
      </w:r>
    </w:p>
    <w:p w14:paraId="6FA82AEB" w14:textId="77777777" w:rsidR="00A952EB" w:rsidRDefault="00A952EB" w:rsidP="00A952EB">
      <w:pPr>
        <w:shd w:val="clear" w:color="auto" w:fill="FFFFFF"/>
        <w:tabs>
          <w:tab w:val="left" w:leader="dot" w:pos="9923"/>
        </w:tabs>
        <w:spacing w:before="120" w:after="120" w:line="234" w:lineRule="atLeast"/>
        <w:rPr>
          <w:rFonts w:ascii="Times New Roman" w:hAnsi="Times New Roman"/>
          <w:iCs/>
          <w:sz w:val="24"/>
          <w:szCs w:val="24"/>
        </w:rPr>
      </w:pPr>
      <w:r w:rsidRPr="00A952EB">
        <w:rPr>
          <w:rFonts w:ascii="Times New Roman" w:hAnsi="Times New Roman"/>
          <w:iCs/>
          <w:sz w:val="24"/>
          <w:szCs w:val="24"/>
        </w:rPr>
        <w:t>□ Việc làm ngoài n</w:t>
      </w:r>
      <w:r w:rsidRPr="00A952EB">
        <w:rPr>
          <w:rFonts w:ascii="Times New Roman" w:hAnsi="Times New Roman" w:hint="eastAsia"/>
          <w:iCs/>
          <w:sz w:val="24"/>
          <w:szCs w:val="24"/>
        </w:rPr>
        <w:t>ư</w:t>
      </w:r>
      <w:r w:rsidRPr="00A952EB">
        <w:rPr>
          <w:rFonts w:ascii="Times New Roman" w:hAnsi="Times New Roman"/>
          <w:iCs/>
          <w:sz w:val="24"/>
          <w:szCs w:val="24"/>
        </w:rPr>
        <w:t>ớc:</w:t>
      </w:r>
    </w:p>
    <w:p w14:paraId="6B5A3A3A" w14:textId="77777777" w:rsidR="002B362A" w:rsidRDefault="002B362A" w:rsidP="002B362A">
      <w:pPr>
        <w:shd w:val="clear" w:color="auto" w:fill="FFFFFF"/>
        <w:tabs>
          <w:tab w:val="center" w:leader="dot" w:pos="9923"/>
        </w:tabs>
        <w:spacing w:before="120" w:after="120" w:line="234" w:lineRule="atLeast"/>
        <w:rPr>
          <w:rFonts w:ascii="Times New Roman" w:hAnsi="Times New Roman"/>
          <w:iCs/>
          <w:sz w:val="24"/>
          <w:szCs w:val="24"/>
        </w:rPr>
      </w:pPr>
      <w:r w:rsidRPr="00A952EB">
        <w:rPr>
          <w:rFonts w:ascii="Times New Roman" w:hAnsi="Times New Roman"/>
          <w:iCs/>
          <w:sz w:val="24"/>
          <w:szCs w:val="24"/>
        </w:rPr>
        <w:t>Nội dung</w:t>
      </w:r>
      <w:r>
        <w:rPr>
          <w:rFonts w:ascii="Times New Roman" w:hAnsi="Times New Roman"/>
          <w:iCs/>
          <w:sz w:val="24"/>
          <w:szCs w:val="24"/>
        </w:rPr>
        <w:t xml:space="preserve"> người lao động có nhu cầu tư vấn(*)</w:t>
      </w:r>
      <w:r w:rsidRPr="00A952EB">
        <w:rPr>
          <w:rFonts w:ascii="Times New Roman" w:hAnsi="Times New Roman"/>
          <w:iCs/>
          <w:sz w:val="24"/>
          <w:szCs w:val="24"/>
        </w:rPr>
        <w:t>:</w:t>
      </w:r>
      <w:r>
        <w:rPr>
          <w:rFonts w:ascii="Times New Roman" w:hAnsi="Times New Roman"/>
          <w:iCs/>
          <w:sz w:val="24"/>
          <w:szCs w:val="24"/>
        </w:rPr>
        <w:tab/>
      </w:r>
    </w:p>
    <w:p w14:paraId="7F78C37E" w14:textId="77777777" w:rsidR="002B362A" w:rsidRDefault="002B362A" w:rsidP="002B362A">
      <w:pPr>
        <w:shd w:val="clear" w:color="auto" w:fill="FFFFFF"/>
        <w:tabs>
          <w:tab w:val="left" w:leader="dot" w:pos="9072"/>
        </w:tabs>
        <w:spacing w:before="120" w:after="120" w:line="234" w:lineRule="atLeast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Nội dung được tư vấn(*): </w:t>
      </w:r>
      <w:r w:rsidRPr="00A952EB">
        <w:rPr>
          <w:rFonts w:ascii="Times New Roman" w:hAnsi="Times New Roman"/>
          <w:iCs/>
          <w:sz w:val="24"/>
          <w:szCs w:val="24"/>
        </w:rPr>
        <w:t>…………………………………………………………………………………</w:t>
      </w:r>
    </w:p>
    <w:p w14:paraId="06BE3D93" w14:textId="5D3F9DE5" w:rsidR="00633983" w:rsidRPr="00A952EB" w:rsidRDefault="00633983" w:rsidP="00633983">
      <w:pPr>
        <w:shd w:val="clear" w:color="auto" w:fill="FFFFFF"/>
        <w:tabs>
          <w:tab w:val="left" w:leader="dot" w:pos="9072"/>
        </w:tabs>
        <w:spacing w:before="120" w:after="120" w:line="234" w:lineRule="atLeast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lastRenderedPageBreak/>
        <w:t>Thời gian thực hiện:</w:t>
      </w:r>
    </w:p>
    <w:p w14:paraId="40817F6A" w14:textId="77777777" w:rsidR="00A952EB" w:rsidRDefault="00A952EB" w:rsidP="00A952EB">
      <w:pPr>
        <w:shd w:val="clear" w:color="auto" w:fill="FFFFFF"/>
        <w:tabs>
          <w:tab w:val="left" w:leader="dot" w:pos="9923"/>
        </w:tabs>
        <w:spacing w:before="120" w:after="120" w:line="234" w:lineRule="atLeast"/>
        <w:rPr>
          <w:rFonts w:ascii="Times New Roman" w:hAnsi="Times New Roman"/>
          <w:iCs/>
          <w:sz w:val="24"/>
          <w:szCs w:val="24"/>
        </w:rPr>
      </w:pPr>
      <w:r w:rsidRPr="00A952EB">
        <w:rPr>
          <w:rFonts w:ascii="Times New Roman" w:hAnsi="Times New Roman"/>
          <w:iCs/>
          <w:sz w:val="24"/>
          <w:szCs w:val="24"/>
        </w:rPr>
        <w:t>□T</w:t>
      </w:r>
      <w:r w:rsidRPr="00A952EB">
        <w:rPr>
          <w:rFonts w:ascii="Times New Roman" w:hAnsi="Times New Roman" w:hint="eastAsia"/>
          <w:iCs/>
          <w:sz w:val="24"/>
          <w:szCs w:val="24"/>
        </w:rPr>
        <w:t>ư</w:t>
      </w:r>
      <w:r w:rsidRPr="00A952EB">
        <w:rPr>
          <w:rFonts w:ascii="Times New Roman" w:hAnsi="Times New Roman"/>
          <w:iCs/>
          <w:sz w:val="24"/>
          <w:szCs w:val="24"/>
        </w:rPr>
        <w:t xml:space="preserve"> vấn về </w:t>
      </w:r>
      <w:r w:rsidRPr="00A952EB">
        <w:rPr>
          <w:rFonts w:ascii="Times New Roman" w:hAnsi="Times New Roman" w:hint="eastAsia"/>
          <w:iCs/>
          <w:sz w:val="24"/>
          <w:szCs w:val="24"/>
        </w:rPr>
        <w:t>đà</w:t>
      </w:r>
      <w:r w:rsidRPr="00A952EB">
        <w:rPr>
          <w:rFonts w:ascii="Times New Roman" w:hAnsi="Times New Roman"/>
          <w:iCs/>
          <w:sz w:val="24"/>
          <w:szCs w:val="24"/>
        </w:rPr>
        <w:t>o tạo, kỹ n</w:t>
      </w:r>
      <w:r w:rsidRPr="00A952EB">
        <w:rPr>
          <w:rFonts w:ascii="Times New Roman" w:hAnsi="Times New Roman" w:hint="eastAsia"/>
          <w:iCs/>
          <w:sz w:val="24"/>
          <w:szCs w:val="24"/>
        </w:rPr>
        <w:t>ă</w:t>
      </w:r>
      <w:r w:rsidRPr="00A952EB">
        <w:rPr>
          <w:rFonts w:ascii="Times New Roman" w:hAnsi="Times New Roman"/>
          <w:iCs/>
          <w:sz w:val="24"/>
          <w:szCs w:val="24"/>
        </w:rPr>
        <w:t>ng nghề:</w:t>
      </w:r>
    </w:p>
    <w:p w14:paraId="241B19AE" w14:textId="55B6599D" w:rsidR="002B362A" w:rsidRDefault="002B362A" w:rsidP="002B362A">
      <w:pPr>
        <w:shd w:val="clear" w:color="auto" w:fill="FFFFFF"/>
        <w:tabs>
          <w:tab w:val="center" w:leader="dot" w:pos="9923"/>
        </w:tabs>
        <w:spacing w:before="120" w:after="120" w:line="234" w:lineRule="atLeast"/>
        <w:rPr>
          <w:rFonts w:ascii="Times New Roman" w:hAnsi="Times New Roman"/>
          <w:iCs/>
          <w:sz w:val="24"/>
          <w:szCs w:val="24"/>
        </w:rPr>
      </w:pPr>
      <w:r w:rsidRPr="00A952EB">
        <w:rPr>
          <w:rFonts w:ascii="Times New Roman" w:hAnsi="Times New Roman"/>
          <w:iCs/>
          <w:sz w:val="24"/>
          <w:szCs w:val="24"/>
        </w:rPr>
        <w:t>Nội dung</w:t>
      </w:r>
      <w:r>
        <w:rPr>
          <w:rFonts w:ascii="Times New Roman" w:hAnsi="Times New Roman"/>
          <w:iCs/>
          <w:sz w:val="24"/>
          <w:szCs w:val="24"/>
        </w:rPr>
        <w:t xml:space="preserve"> người lao động có nhu cầu tư vấn(*)</w:t>
      </w:r>
      <w:r w:rsidRPr="00A952EB">
        <w:rPr>
          <w:rFonts w:ascii="Times New Roman" w:hAnsi="Times New Roman"/>
          <w:iCs/>
          <w:sz w:val="24"/>
          <w:szCs w:val="24"/>
        </w:rPr>
        <w:t>:</w:t>
      </w:r>
      <w:r>
        <w:rPr>
          <w:rFonts w:ascii="Times New Roman" w:hAnsi="Times New Roman"/>
          <w:iCs/>
          <w:sz w:val="24"/>
          <w:szCs w:val="24"/>
        </w:rPr>
        <w:tab/>
      </w:r>
    </w:p>
    <w:p w14:paraId="3EB4E5A7" w14:textId="5F86B3D7" w:rsidR="002B362A" w:rsidRDefault="002B362A" w:rsidP="002B362A">
      <w:pPr>
        <w:shd w:val="clear" w:color="auto" w:fill="FFFFFF"/>
        <w:tabs>
          <w:tab w:val="left" w:leader="dot" w:pos="9072"/>
        </w:tabs>
        <w:spacing w:before="120" w:after="120" w:line="234" w:lineRule="atLeast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 xml:space="preserve">Nội dung được tư vấn(*): </w:t>
      </w:r>
      <w:r w:rsidRPr="00A952EB">
        <w:rPr>
          <w:rFonts w:ascii="Times New Roman" w:hAnsi="Times New Roman"/>
          <w:iCs/>
          <w:sz w:val="24"/>
          <w:szCs w:val="24"/>
        </w:rPr>
        <w:t>…………………………………………………………………………………</w:t>
      </w:r>
    </w:p>
    <w:p w14:paraId="4F3108C3" w14:textId="13BE91A4" w:rsidR="00633983" w:rsidRPr="00A952EB" w:rsidRDefault="00633983" w:rsidP="00633983">
      <w:pPr>
        <w:shd w:val="clear" w:color="auto" w:fill="FFFFFF"/>
        <w:tabs>
          <w:tab w:val="left" w:leader="dot" w:pos="9072"/>
        </w:tabs>
        <w:spacing w:before="120" w:after="120" w:line="234" w:lineRule="atLeast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Thời gian thực hiện:</w:t>
      </w:r>
    </w:p>
    <w:p w14:paraId="7B498BAB" w14:textId="1FCFD892" w:rsidR="000D6461" w:rsidRDefault="000D6461" w:rsidP="00395A5C">
      <w:pPr>
        <w:shd w:val="clear" w:color="auto" w:fill="FFFFFF"/>
        <w:tabs>
          <w:tab w:val="left" w:leader="dot" w:pos="9923"/>
        </w:tabs>
        <w:spacing w:before="120" w:after="120" w:line="234" w:lineRule="atLeast"/>
        <w:rPr>
          <w:rFonts w:ascii="Times New Roman" w:hAnsi="Times New Roman"/>
          <w:b/>
          <w:bCs/>
          <w:iCs/>
          <w:color w:val="000000"/>
          <w:sz w:val="24"/>
          <w:szCs w:val="24"/>
        </w:rPr>
      </w:pPr>
      <w:r w:rsidRPr="000D6461">
        <w:rPr>
          <w:rFonts w:ascii="Times New Roman" w:hAnsi="Times New Roman"/>
          <w:b/>
          <w:bCs/>
          <w:iCs/>
          <w:color w:val="000000"/>
          <w:sz w:val="24"/>
          <w:szCs w:val="24"/>
        </w:rPr>
        <w:t>II</w:t>
      </w:r>
      <w:r w:rsidR="00AD6BA3">
        <w:rPr>
          <w:rFonts w:ascii="Times New Roman" w:hAnsi="Times New Roman"/>
          <w:b/>
          <w:bCs/>
          <w:iCs/>
          <w:color w:val="000000"/>
          <w:sz w:val="24"/>
          <w:szCs w:val="24"/>
        </w:rPr>
        <w:t>I</w:t>
      </w:r>
      <w:r w:rsidRPr="000D6461">
        <w:rPr>
          <w:rFonts w:ascii="Times New Roman" w:hAnsi="Times New Roman"/>
          <w:b/>
          <w:bCs/>
          <w:iCs/>
          <w:color w:val="000000"/>
          <w:sz w:val="24"/>
          <w:szCs w:val="24"/>
        </w:rPr>
        <w:t>. ĐÁNH GIÁ CHẤT LƯỢNG SỬ DỤNG DỊCH VỤ TƯ VẤN</w:t>
      </w:r>
    </w:p>
    <w:p w14:paraId="4D152355" w14:textId="4B814E98" w:rsidR="00633983" w:rsidRPr="00633983" w:rsidRDefault="00633983" w:rsidP="00395A5C">
      <w:pPr>
        <w:shd w:val="clear" w:color="auto" w:fill="FFFFFF"/>
        <w:tabs>
          <w:tab w:val="left" w:leader="dot" w:pos="9923"/>
        </w:tabs>
        <w:spacing w:before="120" w:after="120" w:line="234" w:lineRule="atLeast"/>
        <w:rPr>
          <w:rFonts w:ascii="Times New Roman" w:hAnsi="Times New Roman"/>
          <w:iCs/>
          <w:color w:val="000000"/>
          <w:sz w:val="24"/>
          <w:szCs w:val="24"/>
        </w:rPr>
      </w:pPr>
      <w:r w:rsidRPr="00633983">
        <w:rPr>
          <w:rFonts w:ascii="Times New Roman" w:hAnsi="Times New Roman"/>
          <w:iC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216A3E" wp14:editId="680BE40D">
                <wp:simplePos x="0" y="0"/>
                <wp:positionH relativeFrom="column">
                  <wp:posOffset>3307715</wp:posOffset>
                </wp:positionH>
                <wp:positionV relativeFrom="paragraph">
                  <wp:posOffset>6985</wp:posOffset>
                </wp:positionV>
                <wp:extent cx="174625" cy="142875"/>
                <wp:effectExtent l="0" t="0" r="15875" b="28575"/>
                <wp:wrapNone/>
                <wp:docPr id="38706051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42875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322707CE" id="Rectangle 4" o:spid="_x0000_s1026" style="position:absolute;margin-left:260.45pt;margin-top:.55pt;width:13.75pt;height:11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" fillcolor="white [3201]" strokecolor="black [3213]" strokeweight=".25pt"/>
            </w:pict>
          </mc:Fallback>
        </mc:AlternateContent>
      </w:r>
      <w:r w:rsidRPr="00633983">
        <w:rPr>
          <w:rFonts w:ascii="Times New Roman" w:hAnsi="Times New Roman"/>
          <w:iC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4267FA" wp14:editId="7EC8083D">
                <wp:simplePos x="0" y="0"/>
                <wp:positionH relativeFrom="column">
                  <wp:posOffset>361287</wp:posOffset>
                </wp:positionH>
                <wp:positionV relativeFrom="paragraph">
                  <wp:posOffset>22170</wp:posOffset>
                </wp:positionV>
                <wp:extent cx="174929" cy="143123"/>
                <wp:effectExtent l="0" t="0" r="15875" b="28575"/>
                <wp:wrapNone/>
                <wp:docPr id="182068054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929" cy="143123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0B38BB3E" id="Rectangle 4" o:spid="_x0000_s1026" style="position:absolute;margin-left:28.45pt;margin-top:1.75pt;width:13.75pt;height:11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" fillcolor="white [3201]" strokecolor="black [3213]" strokeweight=".25pt"/>
            </w:pict>
          </mc:Fallback>
        </mc:AlternateContent>
      </w:r>
      <w:r w:rsidRPr="00633983">
        <w:rPr>
          <w:rFonts w:ascii="Times New Roman" w:hAnsi="Times New Roman"/>
          <w:iCs/>
          <w:color w:val="000000"/>
          <w:sz w:val="24"/>
          <w:szCs w:val="24"/>
        </w:rPr>
        <w:t>Đạt                                                         Không đạt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30"/>
        <w:gridCol w:w="5035"/>
      </w:tblGrid>
      <w:tr w:rsidR="00950B19" w:rsidRPr="009A7025" w14:paraId="5CCA7145" w14:textId="77777777" w:rsidTr="000259F9">
        <w:trPr>
          <w:tblCellSpacing w:w="0" w:type="dxa"/>
        </w:trPr>
        <w:tc>
          <w:tcPr>
            <w:tcW w:w="2499" w:type="pct"/>
            <w:shd w:val="clear" w:color="auto" w:fill="FFFFFF"/>
            <w:hideMark/>
          </w:tcPr>
          <w:p w14:paraId="74E35C82" w14:textId="77777777" w:rsidR="000259F9" w:rsidRDefault="000259F9" w:rsidP="00C8149B">
            <w:pPr>
              <w:spacing w:before="120" w:after="120" w:line="234" w:lineRule="atLeast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  <w:p w14:paraId="118FDD66" w14:textId="0FACD7E6" w:rsidR="00950B19" w:rsidRDefault="000259F9" w:rsidP="00C8149B">
            <w:pPr>
              <w:spacing w:before="120" w:after="120" w:line="234" w:lineRule="atLeast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XÁC NHẬN CỦA NHÂN VIÊN TƯ VẤN</w:t>
            </w:r>
          </w:p>
          <w:p w14:paraId="4E0A8316" w14:textId="776C4555" w:rsidR="000259F9" w:rsidRPr="000259F9" w:rsidRDefault="000259F9" w:rsidP="00C8149B">
            <w:pPr>
              <w:spacing w:before="120" w:after="120" w:line="234" w:lineRule="atLeast"/>
              <w:jc w:val="center"/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</w:rPr>
            </w:pPr>
            <w:r w:rsidRPr="000259F9">
              <w:rPr>
                <w:rFonts w:ascii="Times New Roman" w:hAnsi="Times New Roman"/>
                <w:bCs/>
                <w:i/>
                <w:iCs/>
                <w:color w:val="000000"/>
                <w:sz w:val="24"/>
                <w:szCs w:val="24"/>
              </w:rPr>
              <w:t>(Ký,ghi rõ họ tên)</w:t>
            </w:r>
          </w:p>
          <w:p w14:paraId="572D5185" w14:textId="77777777" w:rsidR="00950B19" w:rsidRPr="009A7025" w:rsidRDefault="00950B19" w:rsidP="00C8149B">
            <w:pPr>
              <w:spacing w:before="120" w:after="120" w:line="234" w:lineRule="atLeast"/>
              <w:jc w:val="center"/>
              <w:rPr>
                <w:rFonts w:ascii="Times New Roman" w:hAnsi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2501" w:type="pct"/>
            <w:shd w:val="clear" w:color="auto" w:fill="FFFFFF"/>
            <w:hideMark/>
          </w:tcPr>
          <w:p w14:paraId="009D2F64" w14:textId="77777777" w:rsidR="00950B19" w:rsidRPr="009A7025" w:rsidRDefault="00950B19" w:rsidP="00C8149B">
            <w:pPr>
              <w:spacing w:before="120" w:after="120" w:line="234" w:lineRule="atLeast"/>
              <w:jc w:val="center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  <w:t>Bà Rịa-Vũng Tàu</w:t>
            </w:r>
            <w:r w:rsidRPr="009A7025"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 ... tháng ... năm ..…...</w:t>
            </w:r>
          </w:p>
          <w:p w14:paraId="292FBB2A" w14:textId="77777777" w:rsidR="00395A5C" w:rsidRPr="009A7025" w:rsidRDefault="00950B19" w:rsidP="00C8149B">
            <w:pPr>
              <w:spacing w:before="120" w:after="120" w:line="234" w:lineRule="atLeast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  <w:r w:rsidRPr="009A7025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XÁC NHẬN CỦA NGƯỜI LAO ĐỘNG</w:t>
            </w:r>
          </w:p>
          <w:p w14:paraId="272BF7B4" w14:textId="77777777" w:rsidR="00950B19" w:rsidRPr="009A7025" w:rsidRDefault="00395A5C" w:rsidP="00395A5C">
            <w:pPr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9A7025">
              <w:rPr>
                <w:rFonts w:ascii="Times New Roman" w:hAnsi="Times New Roman"/>
                <w:i/>
                <w:sz w:val="24"/>
                <w:szCs w:val="24"/>
              </w:rPr>
              <w:t>(Ký, ghi rõ họ tên)</w:t>
            </w:r>
          </w:p>
        </w:tc>
      </w:tr>
    </w:tbl>
    <w:p w14:paraId="5D684117" w14:textId="77777777" w:rsidR="00950B19" w:rsidRDefault="00950B19" w:rsidP="00CD71EA">
      <w:pPr>
        <w:shd w:val="clear" w:color="auto" w:fill="FFFFFF"/>
        <w:spacing w:line="234" w:lineRule="atLeast"/>
        <w:ind w:left="5040"/>
        <w:rPr>
          <w:rFonts w:ascii="Times New Roman" w:hAnsi="Times New Roman"/>
          <w:bCs/>
          <w:i/>
          <w:color w:val="000000"/>
          <w:sz w:val="24"/>
          <w:szCs w:val="24"/>
        </w:rPr>
      </w:pPr>
    </w:p>
    <w:p w14:paraId="5DDD6BA8" w14:textId="77777777" w:rsidR="002B362A" w:rsidRDefault="002B362A" w:rsidP="00CD71EA">
      <w:pPr>
        <w:shd w:val="clear" w:color="auto" w:fill="FFFFFF"/>
        <w:spacing w:line="234" w:lineRule="atLeast"/>
        <w:ind w:left="5040"/>
        <w:rPr>
          <w:rFonts w:ascii="Times New Roman" w:hAnsi="Times New Roman"/>
          <w:bCs/>
          <w:i/>
          <w:color w:val="000000"/>
          <w:sz w:val="24"/>
          <w:szCs w:val="24"/>
        </w:rPr>
      </w:pPr>
    </w:p>
    <w:p w14:paraId="1F32D13C" w14:textId="77777777" w:rsidR="002B362A" w:rsidRDefault="002B362A" w:rsidP="00CD71EA">
      <w:pPr>
        <w:shd w:val="clear" w:color="auto" w:fill="FFFFFF"/>
        <w:spacing w:line="234" w:lineRule="atLeast"/>
        <w:ind w:left="5040"/>
        <w:rPr>
          <w:rFonts w:ascii="Times New Roman" w:hAnsi="Times New Roman"/>
          <w:bCs/>
          <w:i/>
          <w:color w:val="000000"/>
          <w:sz w:val="24"/>
          <w:szCs w:val="24"/>
        </w:rPr>
      </w:pPr>
    </w:p>
    <w:p w14:paraId="1E7CDD91" w14:textId="77777777" w:rsidR="002B362A" w:rsidRDefault="002B362A" w:rsidP="00CD71EA">
      <w:pPr>
        <w:shd w:val="clear" w:color="auto" w:fill="FFFFFF"/>
        <w:spacing w:line="234" w:lineRule="atLeast"/>
        <w:ind w:left="5040"/>
        <w:rPr>
          <w:rFonts w:ascii="Times New Roman" w:hAnsi="Times New Roman"/>
          <w:bCs/>
          <w:i/>
          <w:color w:val="000000"/>
          <w:sz w:val="24"/>
          <w:szCs w:val="24"/>
        </w:rPr>
      </w:pPr>
    </w:p>
    <w:p w14:paraId="179F07E0" w14:textId="77777777" w:rsidR="002B362A" w:rsidRDefault="002B362A" w:rsidP="00CD71EA">
      <w:pPr>
        <w:shd w:val="clear" w:color="auto" w:fill="FFFFFF"/>
        <w:spacing w:line="234" w:lineRule="atLeast"/>
        <w:ind w:left="5040"/>
        <w:rPr>
          <w:rFonts w:ascii="Times New Roman" w:hAnsi="Times New Roman"/>
          <w:bCs/>
          <w:i/>
          <w:color w:val="000000"/>
          <w:sz w:val="24"/>
          <w:szCs w:val="24"/>
        </w:rPr>
      </w:pPr>
    </w:p>
    <w:p w14:paraId="05AE74C9" w14:textId="77777777" w:rsidR="002B362A" w:rsidRDefault="002B362A" w:rsidP="00CD71EA">
      <w:pPr>
        <w:shd w:val="clear" w:color="auto" w:fill="FFFFFF"/>
        <w:spacing w:line="234" w:lineRule="atLeast"/>
        <w:ind w:left="5040"/>
        <w:rPr>
          <w:rFonts w:ascii="Times New Roman" w:hAnsi="Times New Roman"/>
          <w:bCs/>
          <w:i/>
          <w:color w:val="000000"/>
          <w:sz w:val="24"/>
          <w:szCs w:val="24"/>
        </w:rPr>
      </w:pPr>
    </w:p>
    <w:p w14:paraId="22DEB328" w14:textId="77777777" w:rsidR="002B362A" w:rsidRDefault="002B362A" w:rsidP="00CD71EA">
      <w:pPr>
        <w:shd w:val="clear" w:color="auto" w:fill="FFFFFF"/>
        <w:spacing w:line="234" w:lineRule="atLeast"/>
        <w:ind w:left="5040"/>
        <w:rPr>
          <w:rFonts w:ascii="Times New Roman" w:hAnsi="Times New Roman"/>
          <w:bCs/>
          <w:i/>
          <w:color w:val="000000"/>
          <w:sz w:val="24"/>
          <w:szCs w:val="24"/>
        </w:rPr>
      </w:pPr>
    </w:p>
    <w:p w14:paraId="0FF78B62" w14:textId="77777777" w:rsidR="002B362A" w:rsidRPr="002B362A" w:rsidRDefault="002B362A" w:rsidP="002B362A">
      <w:pPr>
        <w:rPr>
          <w:rFonts w:ascii="Times New Roman" w:hAnsi="Times New Roman"/>
          <w:sz w:val="24"/>
          <w:szCs w:val="24"/>
        </w:rPr>
      </w:pPr>
    </w:p>
    <w:p w14:paraId="0692D537" w14:textId="77777777" w:rsidR="002B362A" w:rsidRPr="002B362A" w:rsidRDefault="002B362A" w:rsidP="002B362A">
      <w:pPr>
        <w:rPr>
          <w:rFonts w:ascii="Times New Roman" w:hAnsi="Times New Roman"/>
          <w:sz w:val="24"/>
          <w:szCs w:val="24"/>
        </w:rPr>
      </w:pPr>
    </w:p>
    <w:p w14:paraId="08B3E80F" w14:textId="77777777" w:rsidR="002B362A" w:rsidRPr="002B362A" w:rsidRDefault="002B362A" w:rsidP="002B362A">
      <w:pPr>
        <w:rPr>
          <w:rFonts w:ascii="Times New Roman" w:hAnsi="Times New Roman"/>
          <w:sz w:val="24"/>
          <w:szCs w:val="24"/>
        </w:rPr>
      </w:pPr>
    </w:p>
    <w:p w14:paraId="6849D9CD" w14:textId="77777777" w:rsidR="002B362A" w:rsidRPr="002B362A" w:rsidRDefault="002B362A" w:rsidP="002B362A">
      <w:pPr>
        <w:rPr>
          <w:rFonts w:ascii="Times New Roman" w:hAnsi="Times New Roman"/>
          <w:sz w:val="24"/>
          <w:szCs w:val="24"/>
        </w:rPr>
      </w:pPr>
    </w:p>
    <w:p w14:paraId="42081FDF" w14:textId="77777777" w:rsidR="002B362A" w:rsidRPr="002B362A" w:rsidRDefault="002B362A" w:rsidP="002B362A">
      <w:pPr>
        <w:rPr>
          <w:rFonts w:ascii="Times New Roman" w:hAnsi="Times New Roman"/>
          <w:sz w:val="24"/>
          <w:szCs w:val="24"/>
        </w:rPr>
      </w:pPr>
    </w:p>
    <w:p w14:paraId="4E832875" w14:textId="77777777" w:rsidR="002B362A" w:rsidRPr="002B362A" w:rsidRDefault="002B362A" w:rsidP="002B362A">
      <w:pPr>
        <w:rPr>
          <w:rFonts w:ascii="Times New Roman" w:hAnsi="Times New Roman"/>
          <w:sz w:val="24"/>
          <w:szCs w:val="24"/>
        </w:rPr>
      </w:pPr>
    </w:p>
    <w:p w14:paraId="49883FC3" w14:textId="77777777" w:rsidR="002B362A" w:rsidRPr="002B362A" w:rsidRDefault="002B362A" w:rsidP="002B362A">
      <w:pPr>
        <w:rPr>
          <w:rFonts w:ascii="Times New Roman" w:hAnsi="Times New Roman"/>
          <w:sz w:val="24"/>
          <w:szCs w:val="24"/>
        </w:rPr>
      </w:pPr>
    </w:p>
    <w:p w14:paraId="0A3EF568" w14:textId="77777777" w:rsidR="002B362A" w:rsidRPr="002B362A" w:rsidRDefault="002B362A" w:rsidP="002B362A">
      <w:pPr>
        <w:rPr>
          <w:rFonts w:ascii="Times New Roman" w:hAnsi="Times New Roman"/>
          <w:sz w:val="24"/>
          <w:szCs w:val="24"/>
        </w:rPr>
      </w:pPr>
    </w:p>
    <w:p w14:paraId="77D05FAA" w14:textId="77777777" w:rsidR="002B362A" w:rsidRPr="002B362A" w:rsidRDefault="002B362A" w:rsidP="002B362A">
      <w:pPr>
        <w:rPr>
          <w:rFonts w:ascii="Times New Roman" w:hAnsi="Times New Roman"/>
          <w:sz w:val="24"/>
          <w:szCs w:val="24"/>
        </w:rPr>
      </w:pPr>
    </w:p>
    <w:p w14:paraId="75D9D264" w14:textId="77777777" w:rsidR="002B362A" w:rsidRPr="002B362A" w:rsidRDefault="002B362A" w:rsidP="002B362A">
      <w:pPr>
        <w:rPr>
          <w:rFonts w:ascii="Times New Roman" w:hAnsi="Times New Roman"/>
          <w:sz w:val="24"/>
          <w:szCs w:val="24"/>
        </w:rPr>
      </w:pPr>
    </w:p>
    <w:p w14:paraId="1EEC61F3" w14:textId="77777777" w:rsidR="002B362A" w:rsidRPr="002B362A" w:rsidRDefault="002B362A" w:rsidP="002B362A">
      <w:pPr>
        <w:rPr>
          <w:rFonts w:ascii="Times New Roman" w:hAnsi="Times New Roman"/>
          <w:sz w:val="24"/>
          <w:szCs w:val="24"/>
        </w:rPr>
      </w:pPr>
    </w:p>
    <w:p w14:paraId="738F6CBC" w14:textId="77777777" w:rsidR="002B362A" w:rsidRPr="002B362A" w:rsidRDefault="002B362A" w:rsidP="002B362A">
      <w:pPr>
        <w:rPr>
          <w:rFonts w:ascii="Times New Roman" w:hAnsi="Times New Roman"/>
          <w:sz w:val="24"/>
          <w:szCs w:val="24"/>
        </w:rPr>
      </w:pPr>
    </w:p>
    <w:p w14:paraId="47429044" w14:textId="77777777" w:rsidR="002B362A" w:rsidRPr="002B362A" w:rsidRDefault="002B362A" w:rsidP="002B362A">
      <w:pPr>
        <w:rPr>
          <w:rFonts w:ascii="Times New Roman" w:hAnsi="Times New Roman"/>
          <w:sz w:val="24"/>
          <w:szCs w:val="24"/>
        </w:rPr>
      </w:pPr>
    </w:p>
    <w:p w14:paraId="6495436B" w14:textId="77777777" w:rsidR="002B362A" w:rsidRPr="002B362A" w:rsidRDefault="002B362A" w:rsidP="002B362A">
      <w:pPr>
        <w:rPr>
          <w:rFonts w:ascii="Times New Roman" w:hAnsi="Times New Roman"/>
          <w:sz w:val="24"/>
          <w:szCs w:val="24"/>
        </w:rPr>
      </w:pPr>
    </w:p>
    <w:p w14:paraId="68C656AC" w14:textId="77777777" w:rsidR="002B362A" w:rsidRPr="002B362A" w:rsidRDefault="002B362A" w:rsidP="002B362A">
      <w:pPr>
        <w:rPr>
          <w:rFonts w:ascii="Times New Roman" w:hAnsi="Times New Roman"/>
          <w:sz w:val="24"/>
          <w:szCs w:val="24"/>
        </w:rPr>
      </w:pPr>
    </w:p>
    <w:p w14:paraId="12A81ED5" w14:textId="77777777" w:rsidR="002B362A" w:rsidRPr="002B362A" w:rsidRDefault="002B362A" w:rsidP="002B362A">
      <w:pPr>
        <w:rPr>
          <w:rFonts w:ascii="Times New Roman" w:hAnsi="Times New Roman"/>
          <w:sz w:val="24"/>
          <w:szCs w:val="24"/>
        </w:rPr>
      </w:pPr>
    </w:p>
    <w:p w14:paraId="3F9DBB80" w14:textId="77777777" w:rsidR="002B362A" w:rsidRPr="002B362A" w:rsidRDefault="002B362A" w:rsidP="002B362A">
      <w:pPr>
        <w:rPr>
          <w:rFonts w:ascii="Times New Roman" w:hAnsi="Times New Roman"/>
          <w:sz w:val="24"/>
          <w:szCs w:val="24"/>
        </w:rPr>
      </w:pPr>
    </w:p>
    <w:p w14:paraId="1F249530" w14:textId="77777777" w:rsidR="002B362A" w:rsidRPr="002B362A" w:rsidRDefault="002B362A" w:rsidP="002B362A">
      <w:pPr>
        <w:rPr>
          <w:rFonts w:ascii="Times New Roman" w:hAnsi="Times New Roman"/>
          <w:sz w:val="24"/>
          <w:szCs w:val="24"/>
        </w:rPr>
      </w:pPr>
    </w:p>
    <w:p w14:paraId="09CA27D8" w14:textId="77777777" w:rsidR="002B362A" w:rsidRPr="002B362A" w:rsidRDefault="002B362A" w:rsidP="002B362A">
      <w:pPr>
        <w:rPr>
          <w:rFonts w:ascii="Times New Roman" w:hAnsi="Times New Roman"/>
          <w:sz w:val="24"/>
          <w:szCs w:val="24"/>
        </w:rPr>
      </w:pPr>
    </w:p>
    <w:p w14:paraId="30245DE9" w14:textId="77777777" w:rsidR="002B362A" w:rsidRPr="002B362A" w:rsidRDefault="002B362A" w:rsidP="002B362A">
      <w:pPr>
        <w:rPr>
          <w:rFonts w:ascii="Times New Roman" w:hAnsi="Times New Roman"/>
          <w:sz w:val="24"/>
          <w:szCs w:val="24"/>
        </w:rPr>
      </w:pPr>
    </w:p>
    <w:p w14:paraId="17FBDFEC" w14:textId="77777777" w:rsidR="002B362A" w:rsidRPr="002B362A" w:rsidRDefault="002B362A" w:rsidP="002B362A">
      <w:pPr>
        <w:rPr>
          <w:rFonts w:ascii="Times New Roman" w:hAnsi="Times New Roman"/>
          <w:sz w:val="24"/>
          <w:szCs w:val="24"/>
        </w:rPr>
      </w:pPr>
    </w:p>
    <w:p w14:paraId="4BB4BC67" w14:textId="77777777" w:rsidR="002B362A" w:rsidRPr="002B362A" w:rsidRDefault="002B362A" w:rsidP="002B362A">
      <w:pPr>
        <w:rPr>
          <w:rFonts w:ascii="Times New Roman" w:hAnsi="Times New Roman"/>
          <w:sz w:val="24"/>
          <w:szCs w:val="24"/>
        </w:rPr>
      </w:pPr>
    </w:p>
    <w:p w14:paraId="4D1A3D4D" w14:textId="77777777" w:rsidR="002B362A" w:rsidRPr="002B362A" w:rsidRDefault="002B362A" w:rsidP="002B362A">
      <w:pPr>
        <w:rPr>
          <w:rFonts w:ascii="Times New Roman" w:hAnsi="Times New Roman"/>
          <w:sz w:val="24"/>
          <w:szCs w:val="24"/>
        </w:rPr>
      </w:pPr>
    </w:p>
    <w:p w14:paraId="7D00DD5F" w14:textId="77777777" w:rsidR="002B362A" w:rsidRPr="002B362A" w:rsidRDefault="002B362A" w:rsidP="002B362A">
      <w:pPr>
        <w:rPr>
          <w:rFonts w:ascii="Times New Roman" w:hAnsi="Times New Roman"/>
          <w:sz w:val="24"/>
          <w:szCs w:val="24"/>
        </w:rPr>
      </w:pPr>
    </w:p>
    <w:p w14:paraId="277E8C2E" w14:textId="77777777" w:rsidR="002B362A" w:rsidRPr="002B362A" w:rsidRDefault="002B362A" w:rsidP="002B362A">
      <w:pPr>
        <w:rPr>
          <w:rFonts w:ascii="Times New Roman" w:hAnsi="Times New Roman"/>
          <w:sz w:val="24"/>
          <w:szCs w:val="24"/>
        </w:rPr>
      </w:pPr>
    </w:p>
    <w:p w14:paraId="3F65B0FF" w14:textId="77777777" w:rsidR="002B362A" w:rsidRPr="002B362A" w:rsidRDefault="002B362A" w:rsidP="002B362A">
      <w:pPr>
        <w:rPr>
          <w:rFonts w:ascii="Times New Roman" w:hAnsi="Times New Roman"/>
          <w:sz w:val="24"/>
          <w:szCs w:val="24"/>
        </w:rPr>
      </w:pPr>
    </w:p>
    <w:p w14:paraId="38A29336" w14:textId="77777777" w:rsidR="002B362A" w:rsidRPr="002B362A" w:rsidRDefault="002B362A" w:rsidP="002B362A">
      <w:pPr>
        <w:rPr>
          <w:rFonts w:ascii="Times New Roman" w:hAnsi="Times New Roman"/>
          <w:sz w:val="24"/>
          <w:szCs w:val="24"/>
        </w:rPr>
      </w:pPr>
    </w:p>
    <w:p w14:paraId="384D7672" w14:textId="77777777" w:rsidR="002B362A" w:rsidRDefault="002B362A" w:rsidP="002B362A">
      <w:pPr>
        <w:rPr>
          <w:rFonts w:ascii="Times New Roman" w:hAnsi="Times New Roman"/>
          <w:bCs/>
          <w:i/>
          <w:color w:val="000000"/>
          <w:sz w:val="24"/>
          <w:szCs w:val="24"/>
        </w:rPr>
      </w:pPr>
    </w:p>
    <w:p w14:paraId="52B10731" w14:textId="03795275" w:rsidR="002B362A" w:rsidRPr="002B362A" w:rsidRDefault="002B362A" w:rsidP="002B362A">
      <w:pPr>
        <w:ind w:firstLine="720"/>
        <w:rPr>
          <w:rFonts w:ascii="Times New Roman" w:hAnsi="Times New Roman"/>
          <w:i/>
          <w:iCs/>
          <w:sz w:val="24"/>
          <w:szCs w:val="24"/>
        </w:rPr>
      </w:pPr>
      <w:r w:rsidRPr="002B362A">
        <w:rPr>
          <w:rFonts w:ascii="Times New Roman" w:hAnsi="Times New Roman"/>
          <w:i/>
          <w:iCs/>
          <w:sz w:val="24"/>
          <w:szCs w:val="24"/>
        </w:rPr>
        <w:t>(*) Nhân viên tư vấn ghi cụ thể chi tiết nội dung</w:t>
      </w:r>
      <w:bookmarkEnd w:id="1"/>
    </w:p>
    <w:sectPr w:rsidR="002B362A" w:rsidRPr="002B362A" w:rsidSect="00680C4D">
      <w:footerReference w:type="first" r:id="rId8"/>
      <w:pgSz w:w="11907" w:h="16840" w:code="9"/>
      <w:pgMar w:top="851" w:right="708" w:bottom="85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099D5A" w14:textId="77777777" w:rsidR="005862E2" w:rsidRDefault="005862E2">
      <w:r>
        <w:separator/>
      </w:r>
    </w:p>
  </w:endnote>
  <w:endnote w:type="continuationSeparator" w:id="0">
    <w:p w14:paraId="178FE095" w14:textId="77777777" w:rsidR="005862E2" w:rsidRDefault="00586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004784" w14:textId="77777777" w:rsidR="00063792" w:rsidRDefault="00FD0F43">
    <w:pPr>
      <w:pStyle w:val="Footer"/>
      <w:jc w:val="right"/>
      <w:rPr>
        <w:ins w:id="2" w:author="Thien Tu" w:date="2015-05-04T14:57:00Z"/>
      </w:rPr>
    </w:pPr>
    <w:ins w:id="3" w:author="Thien Tu" w:date="2015-05-04T14:57:00Z">
      <w:r>
        <w:fldChar w:fldCharType="begin"/>
      </w:r>
      <w:r w:rsidR="00063792">
        <w:instrText xml:space="preserve"> PAGE   \* MERGEFORMAT </w:instrText>
      </w:r>
      <w:r>
        <w:fldChar w:fldCharType="separate"/>
      </w:r>
    </w:ins>
    <w:r w:rsidR="00C00997">
      <w:rPr>
        <w:noProof/>
      </w:rPr>
      <w:t>1</w:t>
    </w:r>
    <w:ins w:id="4" w:author="Thien Tu" w:date="2015-05-04T14:57:00Z">
      <w:r>
        <w:fldChar w:fldCharType="end"/>
      </w:r>
    </w:ins>
  </w:p>
  <w:p w14:paraId="4AC4715D" w14:textId="77777777" w:rsidR="00063792" w:rsidRDefault="000637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5962BA" w14:textId="77777777" w:rsidR="005862E2" w:rsidRDefault="005862E2">
      <w:r>
        <w:separator/>
      </w:r>
    </w:p>
  </w:footnote>
  <w:footnote w:type="continuationSeparator" w:id="0">
    <w:p w14:paraId="107E397A" w14:textId="77777777" w:rsidR="005862E2" w:rsidRDefault="005862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BC0CE9"/>
    <w:multiLevelType w:val="hybridMultilevel"/>
    <w:tmpl w:val="3648AEF0"/>
    <w:lvl w:ilvl="0" w:tplc="02609A2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AF1"/>
    <w:rsid w:val="00002708"/>
    <w:rsid w:val="00006EAF"/>
    <w:rsid w:val="00016005"/>
    <w:rsid w:val="00016A9A"/>
    <w:rsid w:val="000259F9"/>
    <w:rsid w:val="00027B74"/>
    <w:rsid w:val="00034EA4"/>
    <w:rsid w:val="00041FC3"/>
    <w:rsid w:val="00047863"/>
    <w:rsid w:val="00052A2A"/>
    <w:rsid w:val="00063792"/>
    <w:rsid w:val="000701E1"/>
    <w:rsid w:val="0008296C"/>
    <w:rsid w:val="000A1675"/>
    <w:rsid w:val="000A186C"/>
    <w:rsid w:val="000C4280"/>
    <w:rsid w:val="000D6461"/>
    <w:rsid w:val="000E2FA0"/>
    <w:rsid w:val="000F2748"/>
    <w:rsid w:val="000F4574"/>
    <w:rsid w:val="0010349D"/>
    <w:rsid w:val="001464F3"/>
    <w:rsid w:val="00150B27"/>
    <w:rsid w:val="0017151F"/>
    <w:rsid w:val="00181408"/>
    <w:rsid w:val="001A0D9F"/>
    <w:rsid w:val="001A5C11"/>
    <w:rsid w:val="001B4FF0"/>
    <w:rsid w:val="001B575A"/>
    <w:rsid w:val="001C2BEA"/>
    <w:rsid w:val="001C5187"/>
    <w:rsid w:val="001D6042"/>
    <w:rsid w:val="001E29B3"/>
    <w:rsid w:val="001E58BC"/>
    <w:rsid w:val="00222A2E"/>
    <w:rsid w:val="00224C1F"/>
    <w:rsid w:val="00233169"/>
    <w:rsid w:val="00233771"/>
    <w:rsid w:val="00251077"/>
    <w:rsid w:val="00275D75"/>
    <w:rsid w:val="00280518"/>
    <w:rsid w:val="00293C67"/>
    <w:rsid w:val="002A263A"/>
    <w:rsid w:val="002B362A"/>
    <w:rsid w:val="002B3AF1"/>
    <w:rsid w:val="002D00BF"/>
    <w:rsid w:val="002D15BE"/>
    <w:rsid w:val="002F1E2D"/>
    <w:rsid w:val="00310646"/>
    <w:rsid w:val="00322EAC"/>
    <w:rsid w:val="003501C4"/>
    <w:rsid w:val="00356DC8"/>
    <w:rsid w:val="00386705"/>
    <w:rsid w:val="003931F9"/>
    <w:rsid w:val="00395A5C"/>
    <w:rsid w:val="00397EA7"/>
    <w:rsid w:val="003B1062"/>
    <w:rsid w:val="003B5FCA"/>
    <w:rsid w:val="003E28AB"/>
    <w:rsid w:val="003E5DD0"/>
    <w:rsid w:val="0040683A"/>
    <w:rsid w:val="00417181"/>
    <w:rsid w:val="0042606D"/>
    <w:rsid w:val="00441B46"/>
    <w:rsid w:val="0045759D"/>
    <w:rsid w:val="004739C0"/>
    <w:rsid w:val="00475281"/>
    <w:rsid w:val="004756DE"/>
    <w:rsid w:val="0047632B"/>
    <w:rsid w:val="0049572E"/>
    <w:rsid w:val="004A61F9"/>
    <w:rsid w:val="004B3979"/>
    <w:rsid w:val="004B5A1E"/>
    <w:rsid w:val="004B5C24"/>
    <w:rsid w:val="004D18DA"/>
    <w:rsid w:val="004E41ED"/>
    <w:rsid w:val="004E476E"/>
    <w:rsid w:val="004F3AFE"/>
    <w:rsid w:val="005164DE"/>
    <w:rsid w:val="0053077F"/>
    <w:rsid w:val="005347CB"/>
    <w:rsid w:val="00537C0F"/>
    <w:rsid w:val="005402E9"/>
    <w:rsid w:val="005604EA"/>
    <w:rsid w:val="005723BD"/>
    <w:rsid w:val="00576BB4"/>
    <w:rsid w:val="005862E2"/>
    <w:rsid w:val="00594770"/>
    <w:rsid w:val="005B11B8"/>
    <w:rsid w:val="005C685D"/>
    <w:rsid w:val="00602245"/>
    <w:rsid w:val="006267E1"/>
    <w:rsid w:val="00633983"/>
    <w:rsid w:val="00667A2F"/>
    <w:rsid w:val="00677099"/>
    <w:rsid w:val="0067756B"/>
    <w:rsid w:val="00680C4D"/>
    <w:rsid w:val="00683171"/>
    <w:rsid w:val="00685009"/>
    <w:rsid w:val="00686FE2"/>
    <w:rsid w:val="006D4B91"/>
    <w:rsid w:val="006E39C8"/>
    <w:rsid w:val="00714EE0"/>
    <w:rsid w:val="0072056D"/>
    <w:rsid w:val="007266AA"/>
    <w:rsid w:val="00735D80"/>
    <w:rsid w:val="007500FE"/>
    <w:rsid w:val="00766D7E"/>
    <w:rsid w:val="0077114F"/>
    <w:rsid w:val="007742F6"/>
    <w:rsid w:val="00791B8F"/>
    <w:rsid w:val="007A2EB7"/>
    <w:rsid w:val="007A50E0"/>
    <w:rsid w:val="007B2B87"/>
    <w:rsid w:val="007B38BA"/>
    <w:rsid w:val="007B6841"/>
    <w:rsid w:val="007B7ECD"/>
    <w:rsid w:val="007E1963"/>
    <w:rsid w:val="007E6C3D"/>
    <w:rsid w:val="0080515C"/>
    <w:rsid w:val="0081788B"/>
    <w:rsid w:val="008245EF"/>
    <w:rsid w:val="0083687A"/>
    <w:rsid w:val="00840D38"/>
    <w:rsid w:val="00841FF8"/>
    <w:rsid w:val="0084240F"/>
    <w:rsid w:val="00846082"/>
    <w:rsid w:val="00853BF7"/>
    <w:rsid w:val="0086188B"/>
    <w:rsid w:val="00862AE3"/>
    <w:rsid w:val="008630BA"/>
    <w:rsid w:val="0086515B"/>
    <w:rsid w:val="00875177"/>
    <w:rsid w:val="00877A1B"/>
    <w:rsid w:val="0089392B"/>
    <w:rsid w:val="008B1900"/>
    <w:rsid w:val="008B2F81"/>
    <w:rsid w:val="008C008F"/>
    <w:rsid w:val="008C07DE"/>
    <w:rsid w:val="008C273B"/>
    <w:rsid w:val="008C539B"/>
    <w:rsid w:val="008D10E4"/>
    <w:rsid w:val="008F4C3E"/>
    <w:rsid w:val="008F66A9"/>
    <w:rsid w:val="00902ADC"/>
    <w:rsid w:val="0090303D"/>
    <w:rsid w:val="00933793"/>
    <w:rsid w:val="009347CD"/>
    <w:rsid w:val="00941C27"/>
    <w:rsid w:val="00946F7F"/>
    <w:rsid w:val="00950B19"/>
    <w:rsid w:val="00957A68"/>
    <w:rsid w:val="0096518F"/>
    <w:rsid w:val="00974ADE"/>
    <w:rsid w:val="00974C1B"/>
    <w:rsid w:val="0098429B"/>
    <w:rsid w:val="0098608D"/>
    <w:rsid w:val="009A7025"/>
    <w:rsid w:val="009A7D21"/>
    <w:rsid w:val="009B0625"/>
    <w:rsid w:val="009B2483"/>
    <w:rsid w:val="009C0008"/>
    <w:rsid w:val="009C56C2"/>
    <w:rsid w:val="009E79AD"/>
    <w:rsid w:val="009F3D96"/>
    <w:rsid w:val="00A02D85"/>
    <w:rsid w:val="00A20F92"/>
    <w:rsid w:val="00A218AF"/>
    <w:rsid w:val="00A31F15"/>
    <w:rsid w:val="00A62E9C"/>
    <w:rsid w:val="00A65322"/>
    <w:rsid w:val="00A6715F"/>
    <w:rsid w:val="00A80619"/>
    <w:rsid w:val="00A93D9A"/>
    <w:rsid w:val="00A952EB"/>
    <w:rsid w:val="00AA5425"/>
    <w:rsid w:val="00AB45D0"/>
    <w:rsid w:val="00AB6F19"/>
    <w:rsid w:val="00AC53D7"/>
    <w:rsid w:val="00AD5128"/>
    <w:rsid w:val="00AD6BA3"/>
    <w:rsid w:val="00AF1259"/>
    <w:rsid w:val="00AF6EF8"/>
    <w:rsid w:val="00AF6FC4"/>
    <w:rsid w:val="00B0246E"/>
    <w:rsid w:val="00B0771A"/>
    <w:rsid w:val="00B219B3"/>
    <w:rsid w:val="00B61FFA"/>
    <w:rsid w:val="00B713AE"/>
    <w:rsid w:val="00B74DCE"/>
    <w:rsid w:val="00B928EF"/>
    <w:rsid w:val="00B96508"/>
    <w:rsid w:val="00BB48CD"/>
    <w:rsid w:val="00BC0223"/>
    <w:rsid w:val="00BC03AD"/>
    <w:rsid w:val="00BE0A69"/>
    <w:rsid w:val="00BE2958"/>
    <w:rsid w:val="00C00997"/>
    <w:rsid w:val="00C20869"/>
    <w:rsid w:val="00C22A85"/>
    <w:rsid w:val="00C27DCC"/>
    <w:rsid w:val="00C322C6"/>
    <w:rsid w:val="00C379AC"/>
    <w:rsid w:val="00C7619A"/>
    <w:rsid w:val="00C96C88"/>
    <w:rsid w:val="00CA007C"/>
    <w:rsid w:val="00CA3731"/>
    <w:rsid w:val="00CA566C"/>
    <w:rsid w:val="00CC730C"/>
    <w:rsid w:val="00CD71EA"/>
    <w:rsid w:val="00CE0DB0"/>
    <w:rsid w:val="00CE3FC2"/>
    <w:rsid w:val="00CF6707"/>
    <w:rsid w:val="00CF72F9"/>
    <w:rsid w:val="00D00BA6"/>
    <w:rsid w:val="00D01F79"/>
    <w:rsid w:val="00D0769F"/>
    <w:rsid w:val="00D07A84"/>
    <w:rsid w:val="00D1401F"/>
    <w:rsid w:val="00D25E27"/>
    <w:rsid w:val="00D26784"/>
    <w:rsid w:val="00D365A4"/>
    <w:rsid w:val="00D429B4"/>
    <w:rsid w:val="00D522E8"/>
    <w:rsid w:val="00D57F19"/>
    <w:rsid w:val="00D70DFD"/>
    <w:rsid w:val="00D96B11"/>
    <w:rsid w:val="00DA7A73"/>
    <w:rsid w:val="00DB012C"/>
    <w:rsid w:val="00DB6277"/>
    <w:rsid w:val="00DC2370"/>
    <w:rsid w:val="00DE213C"/>
    <w:rsid w:val="00E20624"/>
    <w:rsid w:val="00E3779A"/>
    <w:rsid w:val="00E46881"/>
    <w:rsid w:val="00E51641"/>
    <w:rsid w:val="00E54DFB"/>
    <w:rsid w:val="00E72184"/>
    <w:rsid w:val="00E77DCA"/>
    <w:rsid w:val="00E82597"/>
    <w:rsid w:val="00E848E9"/>
    <w:rsid w:val="00E91F4D"/>
    <w:rsid w:val="00E94725"/>
    <w:rsid w:val="00EB0648"/>
    <w:rsid w:val="00EB5627"/>
    <w:rsid w:val="00EC4B62"/>
    <w:rsid w:val="00EC76B4"/>
    <w:rsid w:val="00EE03E9"/>
    <w:rsid w:val="00F00F1B"/>
    <w:rsid w:val="00F0345A"/>
    <w:rsid w:val="00F13C39"/>
    <w:rsid w:val="00F236F9"/>
    <w:rsid w:val="00F24654"/>
    <w:rsid w:val="00F32068"/>
    <w:rsid w:val="00F34E73"/>
    <w:rsid w:val="00F42DB2"/>
    <w:rsid w:val="00F52F1E"/>
    <w:rsid w:val="00F56AE6"/>
    <w:rsid w:val="00F677BD"/>
    <w:rsid w:val="00F74AA1"/>
    <w:rsid w:val="00F865D4"/>
    <w:rsid w:val="00F91716"/>
    <w:rsid w:val="00FB6A03"/>
    <w:rsid w:val="00FD0F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FDEC1"/>
  <w15:docId w15:val="{E058A810-06AA-45D8-B3A9-1E5990179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3792"/>
    <w:rPr>
      <w:rFonts w:ascii=".VnTime" w:eastAsia="Times New Roman" w:hAnsi=".VnTime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063792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063792"/>
    <w:rPr>
      <w:rFonts w:ascii=".VnTime" w:eastAsia="Times New Roman" w:hAnsi=".VnTime" w:cs="Times New Roman"/>
      <w:sz w:val="28"/>
      <w:szCs w:val="20"/>
    </w:rPr>
  </w:style>
  <w:style w:type="paragraph" w:styleId="Header">
    <w:name w:val="header"/>
    <w:basedOn w:val="Normal"/>
    <w:link w:val="HeaderChar"/>
    <w:uiPriority w:val="99"/>
    <w:unhideWhenUsed/>
    <w:rsid w:val="00CA3731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CA3731"/>
    <w:rPr>
      <w:rFonts w:ascii=".VnTime" w:eastAsia="Times New Roman" w:hAnsi=".VnTime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01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701E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070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5D267A9-B1CF-4243-858A-C27880B015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33E2ED-D9D9-431F-AE6D-D59F00E4030F}"/>
</file>

<file path=customXml/itemProps3.xml><?xml version="1.0" encoding="utf-8"?>
<ds:datastoreItem xmlns:ds="http://schemas.openxmlformats.org/officeDocument/2006/customXml" ds:itemID="{96816D26-8B32-4EE7-A39E-E63736DDA651}"/>
</file>

<file path=customXml/itemProps4.xml><?xml version="1.0" encoding="utf-8"?>
<ds:datastoreItem xmlns:ds="http://schemas.openxmlformats.org/officeDocument/2006/customXml" ds:itemID="{473BE708-6FCE-402D-B891-12BD3E3C470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600</Words>
  <Characters>3422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đề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2</cp:revision>
  <cp:lastPrinted>2023-11-02T07:17:00Z</cp:lastPrinted>
  <dcterms:created xsi:type="dcterms:W3CDTF">2025-04-12T01:22:00Z</dcterms:created>
  <dcterms:modified xsi:type="dcterms:W3CDTF">2025-04-12T01:22:00Z</dcterms:modified>
</cp:coreProperties>
</file>