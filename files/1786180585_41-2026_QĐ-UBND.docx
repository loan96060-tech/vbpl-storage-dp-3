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AA0D7" w14:textId="3D3CD27A" w:rsidR="00CE63AA" w:rsidRPr="00184101" w:rsidRDefault="00CE63AA">
      <w:pPr>
        <w:widowControl w:val="0"/>
        <w:autoSpaceDE w:val="0"/>
        <w:autoSpaceDN w:val="0"/>
        <w:spacing w:before="6"/>
        <w:rPr>
          <w:sz w:val="2"/>
          <w:szCs w:val="28"/>
          <w:lang w:val="en-US"/>
          <w:rPrChange w:id="0" w:author="Office" w:date="2026-06-22T09:03:00Z" w16du:dateUtc="2026-06-22T02:03:00Z">
            <w:rPr>
              <w:sz w:val="2"/>
              <w:szCs w:val="28"/>
            </w:rPr>
          </w:rPrChange>
        </w:rPr>
      </w:pPr>
    </w:p>
    <w:tbl>
      <w:tblPr>
        <w:tblW w:w="10065" w:type="dxa"/>
        <w:tblInd w:w="-851" w:type="dxa"/>
        <w:tblLayout w:type="fixed"/>
        <w:tblCellMar>
          <w:left w:w="0" w:type="dxa"/>
          <w:right w:w="0" w:type="dxa"/>
        </w:tblCellMar>
        <w:tblLook w:val="01E0" w:firstRow="1" w:lastRow="1" w:firstColumn="1" w:lastColumn="1" w:noHBand="0" w:noVBand="0"/>
      </w:tblPr>
      <w:tblGrid>
        <w:gridCol w:w="4253"/>
        <w:gridCol w:w="5812"/>
      </w:tblGrid>
      <w:tr w:rsidR="008F5741" w:rsidRPr="00184101" w14:paraId="1532192C" w14:textId="77777777" w:rsidTr="00552F85">
        <w:trPr>
          <w:trHeight w:val="1201"/>
        </w:trPr>
        <w:tc>
          <w:tcPr>
            <w:tcW w:w="4253" w:type="dxa"/>
          </w:tcPr>
          <w:p w14:paraId="05592C54" w14:textId="77777777" w:rsidR="004B62F7" w:rsidRPr="00184101" w:rsidRDefault="007B2A94">
            <w:pPr>
              <w:widowControl w:val="0"/>
              <w:autoSpaceDE w:val="0"/>
              <w:autoSpaceDN w:val="0"/>
              <w:spacing w:after="54"/>
              <w:ind w:right="349"/>
              <w:jc w:val="center"/>
              <w:rPr>
                <w:b/>
                <w:sz w:val="26"/>
                <w:szCs w:val="22"/>
              </w:rPr>
            </w:pPr>
            <w:bookmarkStart w:id="1" w:name="loai_2"/>
            <w:bookmarkEnd w:id="1"/>
            <w:r w:rsidRPr="00184101">
              <w:rPr>
                <w:b/>
                <w:sz w:val="26"/>
                <w:szCs w:val="22"/>
              </w:rPr>
              <w:t>ỦY</w:t>
            </w:r>
            <w:r w:rsidRPr="00184101">
              <w:rPr>
                <w:b/>
                <w:spacing w:val="-16"/>
                <w:sz w:val="26"/>
                <w:szCs w:val="22"/>
              </w:rPr>
              <w:t xml:space="preserve"> </w:t>
            </w:r>
            <w:r w:rsidRPr="00184101">
              <w:rPr>
                <w:b/>
                <w:sz w:val="26"/>
                <w:szCs w:val="22"/>
              </w:rPr>
              <w:t>BAN</w:t>
            </w:r>
            <w:r w:rsidRPr="00184101">
              <w:rPr>
                <w:b/>
                <w:spacing w:val="-13"/>
                <w:sz w:val="26"/>
                <w:szCs w:val="22"/>
              </w:rPr>
              <w:t xml:space="preserve"> </w:t>
            </w:r>
            <w:r w:rsidRPr="00184101">
              <w:rPr>
                <w:b/>
                <w:sz w:val="26"/>
                <w:szCs w:val="22"/>
              </w:rPr>
              <w:t>NHÂN</w:t>
            </w:r>
            <w:r w:rsidRPr="00184101">
              <w:rPr>
                <w:b/>
                <w:spacing w:val="-13"/>
                <w:sz w:val="26"/>
                <w:szCs w:val="22"/>
              </w:rPr>
              <w:t xml:space="preserve"> </w:t>
            </w:r>
            <w:r w:rsidRPr="00184101">
              <w:rPr>
                <w:b/>
                <w:sz w:val="26"/>
                <w:szCs w:val="22"/>
              </w:rPr>
              <w:t xml:space="preserve">DÂN </w:t>
            </w:r>
          </w:p>
          <w:p w14:paraId="49064C49" w14:textId="43436A15" w:rsidR="00CE63AA" w:rsidRPr="00184101" w:rsidRDefault="007B2A94">
            <w:pPr>
              <w:widowControl w:val="0"/>
              <w:autoSpaceDE w:val="0"/>
              <w:autoSpaceDN w:val="0"/>
              <w:spacing w:after="54"/>
              <w:ind w:right="349"/>
              <w:jc w:val="center"/>
              <w:rPr>
                <w:b/>
                <w:sz w:val="26"/>
                <w:szCs w:val="22"/>
              </w:rPr>
            </w:pPr>
            <w:r w:rsidRPr="00184101">
              <w:rPr>
                <w:b/>
                <w:sz w:val="26"/>
                <w:szCs w:val="22"/>
              </w:rPr>
              <w:t>T</w:t>
            </w:r>
            <w:r w:rsidR="004B62F7" w:rsidRPr="00184101">
              <w:rPr>
                <w:b/>
                <w:sz w:val="26"/>
                <w:szCs w:val="22"/>
              </w:rPr>
              <w:t>HÀNH PHỐ HỒ CHÍ MINH</w:t>
            </w:r>
            <w:r w:rsidR="006E3DF9" w:rsidRPr="00184101">
              <w:rPr>
                <w:sz w:val="2"/>
              </w:rPr>
              <mc:AlternateContent>
                <mc:Choice Requires="wpg">
                  <w:drawing>
                    <wp:inline distT="0" distB="0" distL="0" distR="0" wp14:anchorId="0C498C09" wp14:editId="7C8DF807">
                      <wp:extent cx="600075" cy="19050"/>
                      <wp:effectExtent l="6985" t="0" r="12065" b="3175"/>
                      <wp:docPr id="36368474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19050"/>
                                <a:chOff x="0" y="0"/>
                                <a:chExt cx="21600" cy="21600"/>
                              </a:xfrm>
                            </wpg:grpSpPr>
                            <wps:wsp>
                              <wps:cNvPr id="1363309935" name="Freeform 2"/>
                              <wps:cNvSpPr>
                                <a:spLocks noChangeArrowheads="1"/>
                              </wps:cNvSpPr>
                              <wps:spPr bwMode="auto">
                                <a:xfrm>
                                  <a:off x="0" y="10800"/>
                                  <a:ext cx="21600" cy="0"/>
                                </a:xfrm>
                                <a:custGeom>
                                  <a:avLst/>
                                  <a:gdLst>
                                    <a:gd name="T0" fmla="*/ 0 w 21600"/>
                                    <a:gd name="T1" fmla="*/ 0 h 21600"/>
                                    <a:gd name="T2" fmla="*/ 21600 w 21600"/>
                                    <a:gd name="T3" fmla="*/ 0 h 21600"/>
                                  </a:gdLst>
                                  <a:ahLst/>
                                  <a:cxnLst>
                                    <a:cxn ang="0">
                                      <a:pos x="T0" y="T1"/>
                                    </a:cxn>
                                    <a:cxn ang="0">
                                      <a:pos x="T2" y="T3"/>
                                    </a:cxn>
                                  </a:cxnLst>
                                  <a:rect l="0" t="0" r="r" b="b"/>
                                  <a:pathLst>
                                    <a:path w="21600" h="21600">
                                      <a:moveTo>
                                        <a:pt x="0" y="0"/>
                                      </a:moveTo>
                                      <a:lnTo>
                                        <a:pt x="21600" y="0"/>
                                      </a:lnTo>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35DBD1E5" id="Group 1" o:spid="_x0000_s1026" style="width:47.25pt;height:1.5pt;mso-position-horizontal-relative:char;mso-position-vertical-relative:lin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">
                      <v:polyline id="Freeform 2" o:spid="_x0000_s1027" style="position:absolute;visibility:visible;mso-wrap-style:square;v-text-anchor:top" points="0,10800,21600,1080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" strokeweight="1pt">
                        <v:path o:connecttype="custom" o:connectlocs="0,0;21600,0" o:connectangles="0,0"/>
                      </v:polyline>
                      <w10:anchorlock/>
                    </v:group>
                  </w:pict>
                </mc:Fallback>
              </mc:AlternateContent>
            </w:r>
          </w:p>
          <w:p w14:paraId="11A96816" w14:textId="65D0FBA3" w:rsidR="00CE63AA" w:rsidRPr="00184101" w:rsidRDefault="00CE63AA">
            <w:pPr>
              <w:widowControl w:val="0"/>
              <w:autoSpaceDE w:val="0"/>
              <w:autoSpaceDN w:val="0"/>
              <w:spacing w:line="20" w:lineRule="exact"/>
              <w:ind w:left="931"/>
              <w:rPr>
                <w:sz w:val="2"/>
                <w:szCs w:val="22"/>
              </w:rPr>
            </w:pPr>
          </w:p>
          <w:p w14:paraId="2B0AC61F" w14:textId="79B489F7" w:rsidR="00CE63AA" w:rsidRPr="00184101" w:rsidRDefault="007B2A94">
            <w:pPr>
              <w:widowControl w:val="0"/>
              <w:autoSpaceDE w:val="0"/>
              <w:autoSpaceDN w:val="0"/>
              <w:spacing w:before="231" w:line="279" w:lineRule="exact"/>
              <w:ind w:left="5" w:right="349"/>
              <w:jc w:val="center"/>
              <w:rPr>
                <w:sz w:val="26"/>
                <w:szCs w:val="22"/>
              </w:rPr>
            </w:pPr>
            <w:r w:rsidRPr="00184101">
              <w:rPr>
                <w:sz w:val="26"/>
                <w:szCs w:val="22"/>
              </w:rPr>
              <w:t>Số:</w:t>
            </w:r>
            <w:r w:rsidR="00480139" w:rsidRPr="00184101">
              <w:rPr>
                <w:spacing w:val="46"/>
                <w:sz w:val="26"/>
                <w:szCs w:val="22"/>
              </w:rPr>
              <w:t xml:space="preserve">  </w:t>
            </w:r>
            <w:r w:rsidR="00FD12E1" w:rsidRPr="00184101">
              <w:rPr>
                <w:spacing w:val="46"/>
                <w:sz w:val="26"/>
                <w:szCs w:val="22"/>
              </w:rPr>
              <w:t xml:space="preserve">    </w:t>
            </w:r>
            <w:r w:rsidR="00480139" w:rsidRPr="00184101">
              <w:rPr>
                <w:sz w:val="26"/>
                <w:szCs w:val="22"/>
              </w:rPr>
              <w:t xml:space="preserve">  </w:t>
            </w:r>
            <w:r w:rsidRPr="00184101">
              <w:rPr>
                <w:sz w:val="26"/>
                <w:szCs w:val="22"/>
              </w:rPr>
              <w:t>/2026/QĐ-</w:t>
            </w:r>
            <w:r w:rsidRPr="00184101">
              <w:rPr>
                <w:spacing w:val="-4"/>
                <w:sz w:val="26"/>
                <w:szCs w:val="22"/>
              </w:rPr>
              <w:t>UBND</w:t>
            </w:r>
          </w:p>
        </w:tc>
        <w:tc>
          <w:tcPr>
            <w:tcW w:w="5812" w:type="dxa"/>
          </w:tcPr>
          <w:p w14:paraId="575F5A98" w14:textId="77777777" w:rsidR="00CE63AA" w:rsidRPr="00184101" w:rsidRDefault="007B2A94">
            <w:pPr>
              <w:widowControl w:val="0"/>
              <w:autoSpaceDE w:val="0"/>
              <w:autoSpaceDN w:val="0"/>
              <w:spacing w:line="287" w:lineRule="exact"/>
              <w:ind w:left="354" w:right="7"/>
              <w:jc w:val="center"/>
              <w:rPr>
                <w:b/>
                <w:sz w:val="26"/>
                <w:szCs w:val="22"/>
              </w:rPr>
            </w:pPr>
            <w:r w:rsidRPr="00184101">
              <w:rPr>
                <w:b/>
                <w:sz w:val="26"/>
                <w:szCs w:val="22"/>
              </w:rPr>
              <w:t>CỘNG</w:t>
            </w:r>
            <w:r w:rsidRPr="00184101">
              <w:rPr>
                <w:b/>
                <w:spacing w:val="-8"/>
                <w:sz w:val="26"/>
                <w:szCs w:val="22"/>
              </w:rPr>
              <w:t xml:space="preserve"> </w:t>
            </w:r>
            <w:r w:rsidRPr="00184101">
              <w:rPr>
                <w:b/>
                <w:sz w:val="26"/>
                <w:szCs w:val="22"/>
              </w:rPr>
              <w:t>HÒA</w:t>
            </w:r>
            <w:r w:rsidRPr="00184101">
              <w:rPr>
                <w:b/>
                <w:spacing w:val="-6"/>
                <w:sz w:val="26"/>
                <w:szCs w:val="22"/>
              </w:rPr>
              <w:t xml:space="preserve"> </w:t>
            </w:r>
            <w:r w:rsidRPr="00184101">
              <w:rPr>
                <w:b/>
                <w:sz w:val="26"/>
                <w:szCs w:val="22"/>
              </w:rPr>
              <w:t>XÃ</w:t>
            </w:r>
            <w:r w:rsidRPr="00184101">
              <w:rPr>
                <w:b/>
                <w:spacing w:val="-6"/>
                <w:sz w:val="26"/>
                <w:szCs w:val="22"/>
              </w:rPr>
              <w:t xml:space="preserve"> </w:t>
            </w:r>
            <w:r w:rsidRPr="00184101">
              <w:rPr>
                <w:b/>
                <w:sz w:val="26"/>
                <w:szCs w:val="22"/>
              </w:rPr>
              <w:t>HỘI</w:t>
            </w:r>
            <w:r w:rsidRPr="00184101">
              <w:rPr>
                <w:b/>
                <w:spacing w:val="-6"/>
                <w:sz w:val="26"/>
                <w:szCs w:val="22"/>
              </w:rPr>
              <w:t xml:space="preserve"> </w:t>
            </w:r>
            <w:r w:rsidRPr="00184101">
              <w:rPr>
                <w:b/>
                <w:sz w:val="26"/>
                <w:szCs w:val="22"/>
              </w:rPr>
              <w:t>CHỦ</w:t>
            </w:r>
            <w:r w:rsidRPr="00184101">
              <w:rPr>
                <w:b/>
                <w:spacing w:val="-7"/>
                <w:sz w:val="26"/>
                <w:szCs w:val="22"/>
              </w:rPr>
              <w:t xml:space="preserve"> </w:t>
            </w:r>
            <w:r w:rsidRPr="00184101">
              <w:rPr>
                <w:b/>
                <w:sz w:val="26"/>
                <w:szCs w:val="22"/>
              </w:rPr>
              <w:t>NGHĨA</w:t>
            </w:r>
            <w:r w:rsidRPr="00184101">
              <w:rPr>
                <w:b/>
                <w:spacing w:val="-8"/>
                <w:sz w:val="26"/>
                <w:szCs w:val="22"/>
              </w:rPr>
              <w:t xml:space="preserve"> </w:t>
            </w:r>
            <w:r w:rsidRPr="00184101">
              <w:rPr>
                <w:b/>
                <w:sz w:val="26"/>
                <w:szCs w:val="22"/>
              </w:rPr>
              <w:t>VIỆT</w:t>
            </w:r>
            <w:r w:rsidRPr="00184101">
              <w:rPr>
                <w:b/>
                <w:spacing w:val="-6"/>
                <w:sz w:val="26"/>
                <w:szCs w:val="22"/>
              </w:rPr>
              <w:t xml:space="preserve"> </w:t>
            </w:r>
            <w:r w:rsidRPr="00184101">
              <w:rPr>
                <w:b/>
                <w:spacing w:val="-5"/>
                <w:sz w:val="26"/>
                <w:szCs w:val="22"/>
              </w:rPr>
              <w:t>NAM</w:t>
            </w:r>
          </w:p>
          <w:p w14:paraId="00235011" w14:textId="77777777" w:rsidR="00CE63AA" w:rsidRPr="00184101" w:rsidRDefault="007B2A94">
            <w:pPr>
              <w:widowControl w:val="0"/>
              <w:autoSpaceDE w:val="0"/>
              <w:autoSpaceDN w:val="0"/>
              <w:spacing w:after="45" w:line="322" w:lineRule="exact"/>
              <w:ind w:left="354" w:right="4"/>
              <w:jc w:val="center"/>
              <w:rPr>
                <w:b/>
                <w:sz w:val="28"/>
                <w:szCs w:val="22"/>
              </w:rPr>
            </w:pPr>
            <w:r w:rsidRPr="00184101">
              <w:rPr>
                <w:b/>
                <w:sz w:val="28"/>
                <w:szCs w:val="22"/>
              </w:rPr>
              <w:t>Độc</w:t>
            </w:r>
            <w:r w:rsidRPr="00184101">
              <w:rPr>
                <w:b/>
                <w:spacing w:val="-2"/>
                <w:sz w:val="28"/>
                <w:szCs w:val="22"/>
              </w:rPr>
              <w:t xml:space="preserve"> </w:t>
            </w:r>
            <w:r w:rsidRPr="00184101">
              <w:rPr>
                <w:b/>
                <w:sz w:val="28"/>
                <w:szCs w:val="22"/>
              </w:rPr>
              <w:t>lập</w:t>
            </w:r>
            <w:r w:rsidRPr="00184101">
              <w:rPr>
                <w:b/>
                <w:spacing w:val="-2"/>
                <w:sz w:val="28"/>
                <w:szCs w:val="22"/>
              </w:rPr>
              <w:t xml:space="preserve"> </w:t>
            </w:r>
            <w:r w:rsidRPr="00184101">
              <w:rPr>
                <w:b/>
                <w:sz w:val="28"/>
                <w:szCs w:val="22"/>
              </w:rPr>
              <w:t>-</w:t>
            </w:r>
            <w:r w:rsidRPr="00184101">
              <w:rPr>
                <w:b/>
                <w:spacing w:val="-2"/>
                <w:sz w:val="28"/>
                <w:szCs w:val="22"/>
              </w:rPr>
              <w:t xml:space="preserve"> </w:t>
            </w:r>
            <w:r w:rsidRPr="00184101">
              <w:rPr>
                <w:b/>
                <w:sz w:val="28"/>
                <w:szCs w:val="22"/>
              </w:rPr>
              <w:t>Tự</w:t>
            </w:r>
            <w:r w:rsidRPr="00184101">
              <w:rPr>
                <w:b/>
                <w:spacing w:val="-3"/>
                <w:sz w:val="28"/>
                <w:szCs w:val="22"/>
              </w:rPr>
              <w:t xml:space="preserve"> </w:t>
            </w:r>
            <w:r w:rsidRPr="00184101">
              <w:rPr>
                <w:b/>
                <w:sz w:val="28"/>
                <w:szCs w:val="22"/>
              </w:rPr>
              <w:t>do</w:t>
            </w:r>
            <w:r w:rsidRPr="00184101">
              <w:rPr>
                <w:b/>
                <w:spacing w:val="-1"/>
                <w:sz w:val="28"/>
                <w:szCs w:val="22"/>
              </w:rPr>
              <w:t xml:space="preserve"> </w:t>
            </w:r>
            <w:r w:rsidRPr="00184101">
              <w:rPr>
                <w:b/>
                <w:sz w:val="28"/>
                <w:szCs w:val="22"/>
              </w:rPr>
              <w:t>-</w:t>
            </w:r>
            <w:r w:rsidRPr="00184101">
              <w:rPr>
                <w:b/>
                <w:spacing w:val="-3"/>
                <w:sz w:val="28"/>
                <w:szCs w:val="22"/>
              </w:rPr>
              <w:t xml:space="preserve"> </w:t>
            </w:r>
            <w:r w:rsidRPr="00184101">
              <w:rPr>
                <w:b/>
                <w:sz w:val="28"/>
                <w:szCs w:val="22"/>
              </w:rPr>
              <w:t>Hạnh</w:t>
            </w:r>
            <w:r w:rsidRPr="00184101">
              <w:rPr>
                <w:b/>
                <w:spacing w:val="-2"/>
                <w:sz w:val="28"/>
                <w:szCs w:val="22"/>
              </w:rPr>
              <w:t xml:space="preserve"> </w:t>
            </w:r>
            <w:r w:rsidRPr="00184101">
              <w:rPr>
                <w:b/>
                <w:spacing w:val="-4"/>
                <w:sz w:val="28"/>
                <w:szCs w:val="22"/>
              </w:rPr>
              <w:t>phúc</w:t>
            </w:r>
          </w:p>
          <w:p w14:paraId="65C33D4B" w14:textId="117AC588" w:rsidR="00CE63AA" w:rsidRPr="00184101" w:rsidRDefault="00B524A8">
            <w:pPr>
              <w:widowControl w:val="0"/>
              <w:autoSpaceDE w:val="0"/>
              <w:autoSpaceDN w:val="0"/>
              <w:spacing w:line="20" w:lineRule="exact"/>
              <w:ind w:left="1429"/>
              <w:rPr>
                <w:sz w:val="2"/>
                <w:szCs w:val="22"/>
              </w:rPr>
            </w:pPr>
            <w:r w:rsidRPr="00184101">
              <w:rPr>
                <w:sz w:val="2"/>
              </w:rPr>
              <mc:AlternateContent>
                <mc:Choice Requires="wpg">
                  <w:drawing>
                    <wp:inline distT="0" distB="0" distL="0" distR="0" wp14:anchorId="69D73C89" wp14:editId="6624165C">
                      <wp:extent cx="2152650" cy="19050"/>
                      <wp:effectExtent l="13970" t="1905" r="14605" b="0"/>
                      <wp:docPr id="174646945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2650" cy="19050"/>
                                <a:chOff x="0" y="0"/>
                                <a:chExt cx="21600" cy="21600"/>
                              </a:xfrm>
                            </wpg:grpSpPr>
                            <wps:wsp>
                              <wps:cNvPr id="1744051460" name="Freeform 4"/>
                              <wps:cNvSpPr>
                                <a:spLocks noChangeArrowheads="1"/>
                              </wps:cNvSpPr>
                              <wps:spPr bwMode="auto">
                                <a:xfrm>
                                  <a:off x="0" y="10800"/>
                                  <a:ext cx="21600" cy="0"/>
                                </a:xfrm>
                                <a:custGeom>
                                  <a:avLst/>
                                  <a:gdLst>
                                    <a:gd name="T0" fmla="*/ 0 w 21600"/>
                                    <a:gd name="T1" fmla="*/ 0 h 21600"/>
                                    <a:gd name="T2" fmla="*/ 21600 w 21600"/>
                                    <a:gd name="T3" fmla="*/ 0 h 21600"/>
                                  </a:gdLst>
                                  <a:ahLst/>
                                  <a:cxnLst>
                                    <a:cxn ang="0">
                                      <a:pos x="T0" y="T1"/>
                                    </a:cxn>
                                    <a:cxn ang="0">
                                      <a:pos x="T2" y="T3"/>
                                    </a:cxn>
                                  </a:cxnLst>
                                  <a:rect l="0" t="0" r="r" b="b"/>
                                  <a:pathLst>
                                    <a:path w="21600" h="21600">
                                      <a:moveTo>
                                        <a:pt x="0" y="0"/>
                                      </a:moveTo>
                                      <a:lnTo>
                                        <a:pt x="21600" y="0"/>
                                      </a:lnTo>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235D7607" id="Group 3" o:spid="_x0000_s1026" style="width:169.5pt;height:1.5pt;mso-position-horizontal-relative:char;mso-position-vertical-relative:lin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">
                      <v:polyline id="Freeform 4" o:spid="_x0000_s1027" style="position:absolute;visibility:visible;mso-wrap-style:square;v-text-anchor:top" points="0,10800,21600,1080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" strokeweight="1pt">
                        <v:path o:connecttype="custom" o:connectlocs="0,0;21600,0" o:connectangles="0,0"/>
                      </v:polyline>
                      <w10:anchorlock/>
                    </v:group>
                  </w:pict>
                </mc:Fallback>
              </mc:AlternateContent>
            </w:r>
          </w:p>
          <w:p w14:paraId="0E134B08" w14:textId="77777777" w:rsidR="00CE63AA" w:rsidRPr="00184101" w:rsidRDefault="007B2A94" w:rsidP="004E262F">
            <w:pPr>
              <w:widowControl w:val="0"/>
              <w:autoSpaceDE w:val="0"/>
              <w:autoSpaceDN w:val="0"/>
              <w:spacing w:before="205" w:line="302" w:lineRule="exact"/>
              <w:ind w:left="1" w:right="-261"/>
              <w:jc w:val="center"/>
              <w:rPr>
                <w:i/>
                <w:sz w:val="28"/>
                <w:szCs w:val="22"/>
              </w:rPr>
            </w:pPr>
            <w:r w:rsidRPr="00184101">
              <w:rPr>
                <w:i/>
                <w:sz w:val="28"/>
                <w:szCs w:val="22"/>
              </w:rPr>
              <w:t>Thành phố Hồ Chí Minh,</w:t>
            </w:r>
            <w:r w:rsidRPr="00184101">
              <w:rPr>
                <w:i/>
                <w:spacing w:val="-2"/>
                <w:sz w:val="28"/>
                <w:szCs w:val="22"/>
              </w:rPr>
              <w:t xml:space="preserve"> </w:t>
            </w:r>
            <w:r w:rsidRPr="00184101">
              <w:rPr>
                <w:i/>
                <w:sz w:val="28"/>
                <w:szCs w:val="22"/>
              </w:rPr>
              <w:t>ngày</w:t>
            </w:r>
            <w:r w:rsidRPr="00184101">
              <w:rPr>
                <w:i/>
                <w:spacing w:val="64"/>
                <w:sz w:val="28"/>
                <w:szCs w:val="22"/>
              </w:rPr>
              <w:t xml:space="preserve"> </w:t>
            </w:r>
            <w:r w:rsidRPr="00184101">
              <w:rPr>
                <w:i/>
                <w:sz w:val="28"/>
                <w:szCs w:val="22"/>
              </w:rPr>
              <w:t>tháng</w:t>
            </w:r>
            <w:r w:rsidRPr="00184101">
              <w:rPr>
                <w:i/>
                <w:spacing w:val="67"/>
                <w:sz w:val="28"/>
                <w:szCs w:val="22"/>
              </w:rPr>
              <w:t xml:space="preserve"> </w:t>
            </w:r>
            <w:r w:rsidRPr="00184101">
              <w:rPr>
                <w:i/>
                <w:sz w:val="28"/>
                <w:szCs w:val="22"/>
              </w:rPr>
              <w:t>năm</w:t>
            </w:r>
            <w:r w:rsidRPr="00184101">
              <w:rPr>
                <w:i/>
                <w:spacing w:val="-2"/>
                <w:sz w:val="28"/>
                <w:szCs w:val="22"/>
              </w:rPr>
              <w:t xml:space="preserve"> </w:t>
            </w:r>
            <w:r w:rsidRPr="00184101">
              <w:rPr>
                <w:i/>
                <w:spacing w:val="-4"/>
                <w:sz w:val="28"/>
                <w:szCs w:val="22"/>
              </w:rPr>
              <w:t>2026</w:t>
            </w:r>
          </w:p>
        </w:tc>
      </w:tr>
    </w:tbl>
    <w:p w14:paraId="52FEB8C8" w14:textId="7932DA43" w:rsidR="004E1974" w:rsidRPr="00184101" w:rsidRDefault="004E1974" w:rsidP="004E1974">
      <w:pPr>
        <w:widowControl w:val="0"/>
        <w:autoSpaceDE w:val="0"/>
        <w:autoSpaceDN w:val="0"/>
        <w:spacing w:before="281" w:line="322" w:lineRule="exact"/>
        <w:ind w:left="44" w:right="43"/>
        <w:outlineLvl w:val="0"/>
        <w:rPr>
          <w:b/>
          <w:bCs/>
          <w:sz w:val="28"/>
          <w:szCs w:val="28"/>
        </w:rPr>
      </w:pPr>
      <w:bookmarkStart w:id="2" w:name="loai_1"/>
      <w:bookmarkEnd w:id="2"/>
    </w:p>
    <w:p w14:paraId="3DFC675B" w14:textId="005EE187" w:rsidR="00CE63AA" w:rsidRPr="00184101" w:rsidRDefault="007B2A94">
      <w:pPr>
        <w:widowControl w:val="0"/>
        <w:autoSpaceDE w:val="0"/>
        <w:autoSpaceDN w:val="0"/>
        <w:spacing w:before="281" w:line="322" w:lineRule="exact"/>
        <w:ind w:left="44" w:right="43"/>
        <w:jc w:val="center"/>
        <w:outlineLvl w:val="0"/>
        <w:rPr>
          <w:b/>
          <w:bCs/>
          <w:sz w:val="28"/>
          <w:szCs w:val="28"/>
        </w:rPr>
      </w:pPr>
      <w:r w:rsidRPr="00184101">
        <w:rPr>
          <w:b/>
          <w:bCs/>
          <w:sz w:val="28"/>
          <w:szCs w:val="28"/>
        </w:rPr>
        <w:t>QUYẾT</w:t>
      </w:r>
      <w:r w:rsidRPr="00184101">
        <w:rPr>
          <w:b/>
          <w:bCs/>
          <w:spacing w:val="-7"/>
          <w:sz w:val="28"/>
          <w:szCs w:val="28"/>
        </w:rPr>
        <w:t xml:space="preserve"> </w:t>
      </w:r>
      <w:r w:rsidRPr="00184101">
        <w:rPr>
          <w:b/>
          <w:bCs/>
          <w:spacing w:val="-4"/>
          <w:sz w:val="28"/>
          <w:szCs w:val="28"/>
        </w:rPr>
        <w:t>ĐỊNH</w:t>
      </w:r>
    </w:p>
    <w:p w14:paraId="6C1504BF" w14:textId="77777777" w:rsidR="00C936AD" w:rsidRPr="00184101" w:rsidRDefault="00453B1F" w:rsidP="00453B1F">
      <w:pPr>
        <w:widowControl w:val="0"/>
        <w:autoSpaceDE w:val="0"/>
        <w:autoSpaceDN w:val="0"/>
        <w:ind w:right="-143"/>
        <w:jc w:val="center"/>
        <w:rPr>
          <w:b/>
          <w:bCs/>
          <w:sz w:val="28"/>
          <w:szCs w:val="28"/>
        </w:rPr>
      </w:pPr>
      <w:bookmarkStart w:id="3" w:name="dieu_2_name"/>
      <w:bookmarkEnd w:id="3"/>
      <w:r w:rsidRPr="00184101">
        <w:rPr>
          <w:b/>
          <w:bCs/>
          <w:sz w:val="28"/>
          <w:szCs w:val="28"/>
        </w:rPr>
        <w:t>Phân cấp</w:t>
      </w:r>
      <w:r w:rsidR="00617417" w:rsidRPr="00184101">
        <w:rPr>
          <w:b/>
          <w:bCs/>
          <w:sz w:val="28"/>
          <w:szCs w:val="28"/>
        </w:rPr>
        <w:t xml:space="preserve"> cho</w:t>
      </w:r>
      <w:r w:rsidRPr="00184101">
        <w:rPr>
          <w:b/>
          <w:bCs/>
          <w:sz w:val="28"/>
          <w:szCs w:val="28"/>
        </w:rPr>
        <w:t xml:space="preserve"> Chủ tịch Ủy ban nhân dân cấp xã thực hiện đối với các</w:t>
      </w:r>
    </w:p>
    <w:p w14:paraId="3B8B7577" w14:textId="791D1755" w:rsidR="00B64AD1" w:rsidRPr="00184101" w:rsidRDefault="00453B1F" w:rsidP="00453B1F">
      <w:pPr>
        <w:widowControl w:val="0"/>
        <w:autoSpaceDE w:val="0"/>
        <w:autoSpaceDN w:val="0"/>
        <w:ind w:right="-143"/>
        <w:jc w:val="center"/>
        <w:rPr>
          <w:b/>
          <w:bCs/>
          <w:i/>
          <w:sz w:val="28"/>
          <w:szCs w:val="28"/>
        </w:rPr>
      </w:pPr>
      <w:r w:rsidRPr="00184101">
        <w:rPr>
          <w:b/>
          <w:bCs/>
          <w:sz w:val="28"/>
          <w:szCs w:val="28"/>
        </w:rPr>
        <w:t xml:space="preserve"> nhiệm vụ trong lĩnh vực đất đai trên địa bàn Thành phố Hồ Chí Minh</w:t>
      </w:r>
    </w:p>
    <w:p w14:paraId="6BA977F7" w14:textId="2012C9CF" w:rsidR="004E1974" w:rsidRPr="00184101" w:rsidRDefault="0032391F" w:rsidP="009923ED">
      <w:pPr>
        <w:widowControl w:val="0"/>
        <w:autoSpaceDE w:val="0"/>
        <w:autoSpaceDN w:val="0"/>
        <w:spacing w:before="120" w:after="120"/>
        <w:ind w:left="863"/>
        <w:jc w:val="both"/>
        <w:rPr>
          <w:i/>
          <w:sz w:val="27"/>
          <w:szCs w:val="27"/>
        </w:rPr>
      </w:pPr>
      <w:r w:rsidRPr="00184101">
        <w:rPr>
          <w:i/>
          <w:sz w:val="27"/>
          <w:szCs w:val="27"/>
        </w:rPr>
        <mc:AlternateContent>
          <mc:Choice Requires="wps">
            <w:drawing>
              <wp:anchor distT="0" distB="0" distL="114300" distR="114300" simplePos="0" relativeHeight="251659264" behindDoc="0" locked="0" layoutInCell="1" allowOverlap="1" wp14:anchorId="0BD4C1F3" wp14:editId="1F4977B6">
                <wp:simplePos x="0" y="0"/>
                <wp:positionH relativeFrom="column">
                  <wp:posOffset>2406015</wp:posOffset>
                </wp:positionH>
                <wp:positionV relativeFrom="paragraph">
                  <wp:posOffset>62865</wp:posOffset>
                </wp:positionV>
                <wp:extent cx="12319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23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1FA65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45pt,4.95pt" to="286.4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" strokecolor="black [3040]"/>
            </w:pict>
          </mc:Fallback>
        </mc:AlternateContent>
      </w:r>
    </w:p>
    <w:p w14:paraId="7026208F" w14:textId="1073D033" w:rsidR="00CE63AA" w:rsidRPr="00184101" w:rsidRDefault="007B2A94" w:rsidP="006B3639">
      <w:pPr>
        <w:widowControl w:val="0"/>
        <w:autoSpaceDE w:val="0"/>
        <w:autoSpaceDN w:val="0"/>
        <w:spacing w:after="200" w:line="254" w:lineRule="auto"/>
        <w:ind w:firstLine="567"/>
        <w:jc w:val="both"/>
        <w:rPr>
          <w:i/>
          <w:sz w:val="27"/>
          <w:szCs w:val="27"/>
        </w:rPr>
        <w:pPrChange w:id="4" w:author="Office" w:date="2026-06-22T09:39:00Z" w16du:dateUtc="2026-06-22T02:39:00Z">
          <w:pPr>
            <w:widowControl w:val="0"/>
            <w:autoSpaceDE w:val="0"/>
            <w:autoSpaceDN w:val="0"/>
            <w:spacing w:after="60"/>
            <w:ind w:firstLine="567"/>
            <w:jc w:val="both"/>
          </w:pPr>
        </w:pPrChange>
      </w:pPr>
      <w:r w:rsidRPr="00184101">
        <w:rPr>
          <w:i/>
          <w:sz w:val="27"/>
          <w:szCs w:val="27"/>
        </w:rPr>
        <w:t>Căn</w:t>
      </w:r>
      <w:r w:rsidRPr="00184101">
        <w:rPr>
          <w:i/>
          <w:spacing w:val="-5"/>
          <w:sz w:val="27"/>
          <w:szCs w:val="27"/>
        </w:rPr>
        <w:t xml:space="preserve"> </w:t>
      </w:r>
      <w:r w:rsidRPr="00184101">
        <w:rPr>
          <w:i/>
          <w:sz w:val="27"/>
          <w:szCs w:val="27"/>
        </w:rPr>
        <w:t>cứ</w:t>
      </w:r>
      <w:r w:rsidRPr="00184101">
        <w:rPr>
          <w:i/>
          <w:spacing w:val="-3"/>
          <w:sz w:val="27"/>
          <w:szCs w:val="27"/>
        </w:rPr>
        <w:t xml:space="preserve"> </w:t>
      </w:r>
      <w:ins w:id="5" w:author="Office" w:date="2026-06-22T09:04:00Z" w16du:dateUtc="2026-06-22T02:04:00Z">
        <w:r w:rsidR="00184101" w:rsidRPr="00184101">
          <w:rPr>
            <w:i/>
            <w:sz w:val="27"/>
            <w:szCs w:val="27"/>
            <w:rPrChange w:id="6" w:author="Office" w:date="2026-06-22T09:04:00Z" w16du:dateUtc="2026-06-22T02:04:00Z">
              <w:rPr>
                <w:i/>
                <w:spacing w:val="-3"/>
                <w:sz w:val="27"/>
                <w:szCs w:val="27"/>
              </w:rPr>
            </w:rPrChange>
          </w:rPr>
          <w:t xml:space="preserve">Điều 13 </w:t>
        </w:r>
      </w:ins>
      <w:r w:rsidRPr="00184101">
        <w:rPr>
          <w:i/>
          <w:sz w:val="27"/>
          <w:szCs w:val="27"/>
        </w:rPr>
        <w:t>Luật</w:t>
      </w:r>
      <w:r w:rsidRPr="00184101">
        <w:rPr>
          <w:i/>
          <w:spacing w:val="-2"/>
          <w:sz w:val="27"/>
          <w:szCs w:val="27"/>
        </w:rPr>
        <w:t xml:space="preserve"> </w:t>
      </w:r>
      <w:r w:rsidRPr="00184101">
        <w:rPr>
          <w:i/>
          <w:sz w:val="27"/>
          <w:szCs w:val="27"/>
        </w:rPr>
        <w:t>Tổ</w:t>
      </w:r>
      <w:r w:rsidRPr="00184101">
        <w:rPr>
          <w:i/>
          <w:spacing w:val="-3"/>
          <w:sz w:val="27"/>
          <w:szCs w:val="27"/>
        </w:rPr>
        <w:t xml:space="preserve"> </w:t>
      </w:r>
      <w:r w:rsidRPr="00184101">
        <w:rPr>
          <w:i/>
          <w:sz w:val="27"/>
          <w:szCs w:val="27"/>
        </w:rPr>
        <w:t>chức</w:t>
      </w:r>
      <w:r w:rsidRPr="00184101">
        <w:rPr>
          <w:i/>
          <w:spacing w:val="-3"/>
          <w:sz w:val="27"/>
          <w:szCs w:val="27"/>
        </w:rPr>
        <w:t xml:space="preserve"> </w:t>
      </w:r>
      <w:r w:rsidRPr="00184101">
        <w:rPr>
          <w:i/>
          <w:sz w:val="27"/>
          <w:szCs w:val="27"/>
        </w:rPr>
        <w:t>chính</w:t>
      </w:r>
      <w:r w:rsidRPr="00184101">
        <w:rPr>
          <w:i/>
          <w:spacing w:val="-2"/>
          <w:sz w:val="27"/>
          <w:szCs w:val="27"/>
        </w:rPr>
        <w:t xml:space="preserve"> </w:t>
      </w:r>
      <w:r w:rsidRPr="00184101">
        <w:rPr>
          <w:i/>
          <w:sz w:val="27"/>
          <w:szCs w:val="27"/>
        </w:rPr>
        <w:t>quyền</w:t>
      </w:r>
      <w:r w:rsidRPr="00184101">
        <w:rPr>
          <w:i/>
          <w:spacing w:val="-6"/>
          <w:sz w:val="27"/>
          <w:szCs w:val="27"/>
        </w:rPr>
        <w:t xml:space="preserve"> </w:t>
      </w:r>
      <w:r w:rsidRPr="00184101">
        <w:rPr>
          <w:i/>
          <w:sz w:val="27"/>
          <w:szCs w:val="27"/>
        </w:rPr>
        <w:t>địa</w:t>
      </w:r>
      <w:r w:rsidRPr="00184101">
        <w:rPr>
          <w:i/>
          <w:spacing w:val="-3"/>
          <w:sz w:val="27"/>
          <w:szCs w:val="27"/>
        </w:rPr>
        <w:t xml:space="preserve"> </w:t>
      </w:r>
      <w:r w:rsidRPr="00184101">
        <w:rPr>
          <w:i/>
          <w:sz w:val="27"/>
          <w:szCs w:val="27"/>
        </w:rPr>
        <w:t>phương</w:t>
      </w:r>
      <w:r w:rsidRPr="00184101">
        <w:rPr>
          <w:i/>
          <w:spacing w:val="-6"/>
          <w:sz w:val="27"/>
          <w:szCs w:val="27"/>
        </w:rPr>
        <w:t xml:space="preserve"> </w:t>
      </w:r>
      <w:r w:rsidRPr="00184101">
        <w:rPr>
          <w:i/>
          <w:sz w:val="27"/>
          <w:szCs w:val="27"/>
        </w:rPr>
        <w:t>số</w:t>
      </w:r>
      <w:r w:rsidRPr="00184101">
        <w:rPr>
          <w:i/>
          <w:spacing w:val="-5"/>
          <w:sz w:val="27"/>
          <w:szCs w:val="27"/>
        </w:rPr>
        <w:t xml:space="preserve"> </w:t>
      </w:r>
      <w:r w:rsidRPr="00184101">
        <w:rPr>
          <w:i/>
          <w:spacing w:val="-2"/>
          <w:sz w:val="27"/>
          <w:szCs w:val="27"/>
        </w:rPr>
        <w:t>72/2025/QH15;</w:t>
      </w:r>
    </w:p>
    <w:p w14:paraId="21CBF5B7" w14:textId="77777777" w:rsidR="00CE63AA" w:rsidRPr="00184101" w:rsidRDefault="007B2A94" w:rsidP="006B3639">
      <w:pPr>
        <w:widowControl w:val="0"/>
        <w:autoSpaceDE w:val="0"/>
        <w:autoSpaceDN w:val="0"/>
        <w:spacing w:after="200" w:line="254" w:lineRule="auto"/>
        <w:ind w:right="146" w:firstLine="567"/>
        <w:jc w:val="both"/>
        <w:rPr>
          <w:i/>
          <w:sz w:val="27"/>
          <w:szCs w:val="27"/>
        </w:rPr>
        <w:pPrChange w:id="7" w:author="Office" w:date="2026-06-22T09:39:00Z" w16du:dateUtc="2026-06-22T02:39:00Z">
          <w:pPr>
            <w:widowControl w:val="0"/>
            <w:autoSpaceDE w:val="0"/>
            <w:autoSpaceDN w:val="0"/>
            <w:spacing w:after="60"/>
            <w:ind w:right="146" w:firstLine="567"/>
            <w:jc w:val="both"/>
          </w:pPr>
        </w:pPrChange>
      </w:pPr>
      <w:r w:rsidRPr="00184101">
        <w:rPr>
          <w:i/>
          <w:sz w:val="27"/>
          <w:szCs w:val="27"/>
        </w:rPr>
        <w:t xml:space="preserve">Căn cứ Luật Đất đai số 31/2024/QH15 được sửa đổi, bổ sung một số điều bởi các Luật số 43/2024/QH15, số 47/2024/QH15, số 58/2024/QH15, số 71/2025/QH15, số 84/2025/QH15, số 93/2025/QH15, số 95/2025/QH15, số 146/2025/QH15 và số </w:t>
      </w:r>
      <w:r w:rsidRPr="00184101">
        <w:rPr>
          <w:i/>
          <w:spacing w:val="-2"/>
          <w:sz w:val="27"/>
          <w:szCs w:val="27"/>
        </w:rPr>
        <w:t>147/2025/QH15;</w:t>
      </w:r>
    </w:p>
    <w:p w14:paraId="289E41DB" w14:textId="77777777" w:rsidR="00CE63AA" w:rsidRPr="00184101" w:rsidRDefault="007B2A94" w:rsidP="006B3639">
      <w:pPr>
        <w:widowControl w:val="0"/>
        <w:autoSpaceDE w:val="0"/>
        <w:autoSpaceDN w:val="0"/>
        <w:spacing w:after="200" w:line="254" w:lineRule="auto"/>
        <w:ind w:right="145" w:firstLine="567"/>
        <w:jc w:val="both"/>
        <w:rPr>
          <w:i/>
          <w:sz w:val="27"/>
          <w:szCs w:val="27"/>
        </w:rPr>
        <w:pPrChange w:id="8" w:author="Office" w:date="2026-06-22T09:39:00Z" w16du:dateUtc="2026-06-22T02:39:00Z">
          <w:pPr>
            <w:widowControl w:val="0"/>
            <w:autoSpaceDE w:val="0"/>
            <w:autoSpaceDN w:val="0"/>
            <w:spacing w:after="60"/>
            <w:ind w:right="145" w:firstLine="567"/>
            <w:jc w:val="both"/>
          </w:pPr>
        </w:pPrChange>
      </w:pPr>
      <w:r w:rsidRPr="00184101">
        <w:rPr>
          <w:i/>
          <w:sz w:val="27"/>
          <w:szCs w:val="27"/>
        </w:rPr>
        <w:t>Căn cứ Nghị quyết số 190/2025/QH15 của Quốc hội Quy định về việc xử lý</w:t>
      </w:r>
      <w:r w:rsidRPr="00184101">
        <w:rPr>
          <w:i/>
          <w:spacing w:val="40"/>
          <w:sz w:val="27"/>
          <w:szCs w:val="27"/>
        </w:rPr>
        <w:t xml:space="preserve"> </w:t>
      </w:r>
      <w:r w:rsidRPr="00184101">
        <w:rPr>
          <w:i/>
          <w:sz w:val="27"/>
          <w:szCs w:val="27"/>
        </w:rPr>
        <w:t>một số vấn đề liên quan đến sắp xếp tổ chức bộ máy nhà nước;</w:t>
      </w:r>
    </w:p>
    <w:p w14:paraId="5A5126E7" w14:textId="77777777" w:rsidR="00CE63AA" w:rsidRPr="00184101" w:rsidRDefault="007B2A94" w:rsidP="006B3639">
      <w:pPr>
        <w:widowControl w:val="0"/>
        <w:autoSpaceDE w:val="0"/>
        <w:autoSpaceDN w:val="0"/>
        <w:spacing w:after="200" w:line="254" w:lineRule="auto"/>
        <w:ind w:right="133" w:firstLine="567"/>
        <w:jc w:val="both"/>
        <w:rPr>
          <w:i/>
          <w:sz w:val="27"/>
          <w:szCs w:val="27"/>
        </w:rPr>
        <w:pPrChange w:id="9" w:author="Office" w:date="2026-06-22T09:39:00Z" w16du:dateUtc="2026-06-22T02:39:00Z">
          <w:pPr>
            <w:widowControl w:val="0"/>
            <w:autoSpaceDE w:val="0"/>
            <w:autoSpaceDN w:val="0"/>
            <w:spacing w:after="60"/>
            <w:ind w:right="133" w:firstLine="567"/>
            <w:jc w:val="both"/>
          </w:pPr>
        </w:pPrChange>
      </w:pPr>
      <w:r w:rsidRPr="00184101">
        <w:rPr>
          <w:i/>
          <w:sz w:val="27"/>
          <w:szCs w:val="27"/>
        </w:rPr>
        <w:t>Căn</w:t>
      </w:r>
      <w:r w:rsidRPr="00184101">
        <w:rPr>
          <w:i/>
          <w:spacing w:val="-8"/>
          <w:sz w:val="27"/>
          <w:szCs w:val="27"/>
        </w:rPr>
        <w:t xml:space="preserve"> </w:t>
      </w:r>
      <w:r w:rsidRPr="00184101">
        <w:rPr>
          <w:i/>
          <w:sz w:val="27"/>
          <w:szCs w:val="27"/>
        </w:rPr>
        <w:t>cứ</w:t>
      </w:r>
      <w:r w:rsidRPr="00184101">
        <w:rPr>
          <w:i/>
          <w:spacing w:val="-8"/>
          <w:sz w:val="27"/>
          <w:szCs w:val="27"/>
        </w:rPr>
        <w:t xml:space="preserve"> </w:t>
      </w:r>
      <w:r w:rsidRPr="00184101">
        <w:rPr>
          <w:i/>
          <w:sz w:val="27"/>
          <w:szCs w:val="27"/>
        </w:rPr>
        <w:t>Nghị</w:t>
      </w:r>
      <w:r w:rsidRPr="00184101">
        <w:rPr>
          <w:i/>
          <w:spacing w:val="-7"/>
          <w:sz w:val="27"/>
          <w:szCs w:val="27"/>
        </w:rPr>
        <w:t xml:space="preserve"> </w:t>
      </w:r>
      <w:r w:rsidRPr="00184101">
        <w:rPr>
          <w:i/>
          <w:sz w:val="27"/>
          <w:szCs w:val="27"/>
        </w:rPr>
        <w:t>quyết</w:t>
      </w:r>
      <w:r w:rsidRPr="00184101">
        <w:rPr>
          <w:i/>
          <w:spacing w:val="-7"/>
          <w:sz w:val="27"/>
          <w:szCs w:val="27"/>
        </w:rPr>
        <w:t xml:space="preserve"> </w:t>
      </w:r>
      <w:r w:rsidRPr="00184101">
        <w:rPr>
          <w:i/>
          <w:sz w:val="27"/>
          <w:szCs w:val="27"/>
        </w:rPr>
        <w:t>số</w:t>
      </w:r>
      <w:r w:rsidRPr="00184101">
        <w:rPr>
          <w:i/>
          <w:spacing w:val="-7"/>
          <w:sz w:val="27"/>
          <w:szCs w:val="27"/>
        </w:rPr>
        <w:t xml:space="preserve"> </w:t>
      </w:r>
      <w:r w:rsidRPr="00184101">
        <w:rPr>
          <w:i/>
          <w:sz w:val="27"/>
          <w:szCs w:val="27"/>
        </w:rPr>
        <w:t>254/2025/QH15</w:t>
      </w:r>
      <w:r w:rsidRPr="00184101">
        <w:rPr>
          <w:i/>
          <w:spacing w:val="-7"/>
          <w:sz w:val="27"/>
          <w:szCs w:val="27"/>
        </w:rPr>
        <w:t xml:space="preserve"> </w:t>
      </w:r>
      <w:r w:rsidRPr="00184101">
        <w:rPr>
          <w:i/>
          <w:sz w:val="27"/>
          <w:szCs w:val="27"/>
        </w:rPr>
        <w:t>của</w:t>
      </w:r>
      <w:r w:rsidRPr="00184101">
        <w:rPr>
          <w:i/>
          <w:spacing w:val="-7"/>
          <w:sz w:val="27"/>
          <w:szCs w:val="27"/>
        </w:rPr>
        <w:t xml:space="preserve"> </w:t>
      </w:r>
      <w:r w:rsidRPr="00184101">
        <w:rPr>
          <w:i/>
          <w:sz w:val="27"/>
          <w:szCs w:val="27"/>
        </w:rPr>
        <w:t>Quốc</w:t>
      </w:r>
      <w:r w:rsidRPr="00184101">
        <w:rPr>
          <w:i/>
          <w:spacing w:val="-8"/>
          <w:sz w:val="27"/>
          <w:szCs w:val="27"/>
        </w:rPr>
        <w:t xml:space="preserve"> </w:t>
      </w:r>
      <w:r w:rsidRPr="00184101">
        <w:rPr>
          <w:i/>
          <w:sz w:val="27"/>
          <w:szCs w:val="27"/>
        </w:rPr>
        <w:t>hội</w:t>
      </w:r>
      <w:r w:rsidRPr="00184101">
        <w:rPr>
          <w:i/>
          <w:spacing w:val="-7"/>
          <w:sz w:val="27"/>
          <w:szCs w:val="27"/>
        </w:rPr>
        <w:t xml:space="preserve"> </w:t>
      </w:r>
      <w:r w:rsidRPr="00184101">
        <w:rPr>
          <w:i/>
          <w:sz w:val="27"/>
          <w:szCs w:val="27"/>
        </w:rPr>
        <w:t>Quy</w:t>
      </w:r>
      <w:r w:rsidRPr="00184101">
        <w:rPr>
          <w:i/>
          <w:spacing w:val="-8"/>
          <w:sz w:val="27"/>
          <w:szCs w:val="27"/>
        </w:rPr>
        <w:t xml:space="preserve"> </w:t>
      </w:r>
      <w:r w:rsidRPr="00184101">
        <w:rPr>
          <w:i/>
          <w:sz w:val="27"/>
          <w:szCs w:val="27"/>
        </w:rPr>
        <w:t>định</w:t>
      </w:r>
      <w:r w:rsidRPr="00184101">
        <w:rPr>
          <w:i/>
          <w:spacing w:val="-8"/>
          <w:sz w:val="27"/>
          <w:szCs w:val="27"/>
        </w:rPr>
        <w:t xml:space="preserve"> </w:t>
      </w:r>
      <w:r w:rsidRPr="00184101">
        <w:rPr>
          <w:i/>
          <w:sz w:val="27"/>
          <w:szCs w:val="27"/>
        </w:rPr>
        <w:t>về</w:t>
      </w:r>
      <w:r w:rsidRPr="00184101">
        <w:rPr>
          <w:i/>
          <w:spacing w:val="-6"/>
          <w:sz w:val="27"/>
          <w:szCs w:val="27"/>
        </w:rPr>
        <w:t xml:space="preserve"> </w:t>
      </w:r>
      <w:r w:rsidRPr="00184101">
        <w:rPr>
          <w:i/>
          <w:sz w:val="27"/>
          <w:szCs w:val="27"/>
        </w:rPr>
        <w:t>một</w:t>
      </w:r>
      <w:r w:rsidRPr="00184101">
        <w:rPr>
          <w:i/>
          <w:spacing w:val="-8"/>
          <w:sz w:val="27"/>
          <w:szCs w:val="27"/>
        </w:rPr>
        <w:t xml:space="preserve"> </w:t>
      </w:r>
      <w:r w:rsidRPr="00184101">
        <w:rPr>
          <w:i/>
          <w:sz w:val="27"/>
          <w:szCs w:val="27"/>
        </w:rPr>
        <w:t>số</w:t>
      </w:r>
      <w:r w:rsidRPr="00184101">
        <w:rPr>
          <w:i/>
          <w:spacing w:val="-7"/>
          <w:sz w:val="27"/>
          <w:szCs w:val="27"/>
        </w:rPr>
        <w:t xml:space="preserve"> </w:t>
      </w:r>
      <w:r w:rsidRPr="00184101">
        <w:rPr>
          <w:i/>
          <w:sz w:val="27"/>
          <w:szCs w:val="27"/>
        </w:rPr>
        <w:t>cơ</w:t>
      </w:r>
      <w:r w:rsidRPr="00184101">
        <w:rPr>
          <w:i/>
          <w:spacing w:val="-8"/>
          <w:sz w:val="27"/>
          <w:szCs w:val="27"/>
        </w:rPr>
        <w:t xml:space="preserve"> </w:t>
      </w:r>
      <w:r w:rsidRPr="00184101">
        <w:rPr>
          <w:i/>
          <w:sz w:val="27"/>
          <w:szCs w:val="27"/>
        </w:rPr>
        <w:t>chế, chính</w:t>
      </w:r>
      <w:r w:rsidRPr="00184101">
        <w:rPr>
          <w:i/>
          <w:spacing w:val="-18"/>
          <w:sz w:val="27"/>
          <w:szCs w:val="27"/>
        </w:rPr>
        <w:t xml:space="preserve"> </w:t>
      </w:r>
      <w:r w:rsidRPr="00184101">
        <w:rPr>
          <w:i/>
          <w:sz w:val="27"/>
          <w:szCs w:val="27"/>
        </w:rPr>
        <w:t>sách</w:t>
      </w:r>
      <w:r w:rsidRPr="00184101">
        <w:rPr>
          <w:i/>
          <w:spacing w:val="-17"/>
          <w:sz w:val="27"/>
          <w:szCs w:val="27"/>
        </w:rPr>
        <w:t xml:space="preserve"> </w:t>
      </w:r>
      <w:r w:rsidRPr="00184101">
        <w:rPr>
          <w:i/>
          <w:sz w:val="27"/>
          <w:szCs w:val="27"/>
        </w:rPr>
        <w:t>tháo</w:t>
      </w:r>
      <w:r w:rsidRPr="00184101">
        <w:rPr>
          <w:i/>
          <w:spacing w:val="-18"/>
          <w:sz w:val="27"/>
          <w:szCs w:val="27"/>
        </w:rPr>
        <w:t xml:space="preserve"> </w:t>
      </w:r>
      <w:r w:rsidRPr="00184101">
        <w:rPr>
          <w:i/>
          <w:sz w:val="27"/>
          <w:szCs w:val="27"/>
        </w:rPr>
        <w:t>gỡ</w:t>
      </w:r>
      <w:r w:rsidRPr="00184101">
        <w:rPr>
          <w:i/>
          <w:spacing w:val="-17"/>
          <w:sz w:val="27"/>
          <w:szCs w:val="27"/>
        </w:rPr>
        <w:t xml:space="preserve"> </w:t>
      </w:r>
      <w:r w:rsidRPr="00184101">
        <w:rPr>
          <w:i/>
          <w:sz w:val="27"/>
          <w:szCs w:val="27"/>
        </w:rPr>
        <w:t>khó</w:t>
      </w:r>
      <w:r w:rsidRPr="00184101">
        <w:rPr>
          <w:i/>
          <w:spacing w:val="-18"/>
          <w:sz w:val="27"/>
          <w:szCs w:val="27"/>
        </w:rPr>
        <w:t xml:space="preserve"> </w:t>
      </w:r>
      <w:r w:rsidRPr="00184101">
        <w:rPr>
          <w:i/>
          <w:sz w:val="27"/>
          <w:szCs w:val="27"/>
        </w:rPr>
        <w:t>khăn,</w:t>
      </w:r>
      <w:r w:rsidRPr="00184101">
        <w:rPr>
          <w:i/>
          <w:spacing w:val="-17"/>
          <w:sz w:val="27"/>
          <w:szCs w:val="27"/>
        </w:rPr>
        <w:t xml:space="preserve"> </w:t>
      </w:r>
      <w:r w:rsidRPr="00184101">
        <w:rPr>
          <w:i/>
          <w:sz w:val="27"/>
          <w:szCs w:val="27"/>
        </w:rPr>
        <w:t>vướng</w:t>
      </w:r>
      <w:r w:rsidRPr="00184101">
        <w:rPr>
          <w:i/>
          <w:spacing w:val="-18"/>
          <w:sz w:val="27"/>
          <w:szCs w:val="27"/>
        </w:rPr>
        <w:t xml:space="preserve"> </w:t>
      </w:r>
      <w:r w:rsidRPr="00184101">
        <w:rPr>
          <w:i/>
          <w:sz w:val="27"/>
          <w:szCs w:val="27"/>
        </w:rPr>
        <w:t>mắc</w:t>
      </w:r>
      <w:r w:rsidRPr="00184101">
        <w:rPr>
          <w:i/>
          <w:spacing w:val="-17"/>
          <w:sz w:val="27"/>
          <w:szCs w:val="27"/>
        </w:rPr>
        <w:t xml:space="preserve"> </w:t>
      </w:r>
      <w:r w:rsidRPr="00184101">
        <w:rPr>
          <w:i/>
          <w:sz w:val="27"/>
          <w:szCs w:val="27"/>
        </w:rPr>
        <w:t>trong</w:t>
      </w:r>
      <w:r w:rsidRPr="00184101">
        <w:rPr>
          <w:i/>
          <w:spacing w:val="-18"/>
          <w:sz w:val="27"/>
          <w:szCs w:val="27"/>
        </w:rPr>
        <w:t xml:space="preserve"> </w:t>
      </w:r>
      <w:r w:rsidRPr="00184101">
        <w:rPr>
          <w:i/>
          <w:sz w:val="27"/>
          <w:szCs w:val="27"/>
        </w:rPr>
        <w:t>tổ</w:t>
      </w:r>
      <w:r w:rsidRPr="00184101">
        <w:rPr>
          <w:i/>
          <w:spacing w:val="-17"/>
          <w:sz w:val="27"/>
          <w:szCs w:val="27"/>
        </w:rPr>
        <w:t xml:space="preserve"> </w:t>
      </w:r>
      <w:r w:rsidRPr="00184101">
        <w:rPr>
          <w:i/>
          <w:sz w:val="27"/>
          <w:szCs w:val="27"/>
        </w:rPr>
        <w:t>chức</w:t>
      </w:r>
      <w:r w:rsidRPr="00184101">
        <w:rPr>
          <w:i/>
          <w:spacing w:val="-18"/>
          <w:sz w:val="27"/>
          <w:szCs w:val="27"/>
        </w:rPr>
        <w:t xml:space="preserve"> </w:t>
      </w:r>
      <w:r w:rsidRPr="00184101">
        <w:rPr>
          <w:i/>
          <w:sz w:val="27"/>
          <w:szCs w:val="27"/>
        </w:rPr>
        <w:t>thi</w:t>
      </w:r>
      <w:r w:rsidRPr="00184101">
        <w:rPr>
          <w:i/>
          <w:spacing w:val="-17"/>
          <w:sz w:val="27"/>
          <w:szCs w:val="27"/>
        </w:rPr>
        <w:t xml:space="preserve"> </w:t>
      </w:r>
      <w:r w:rsidRPr="00184101">
        <w:rPr>
          <w:i/>
          <w:sz w:val="27"/>
          <w:szCs w:val="27"/>
        </w:rPr>
        <w:t>hành</w:t>
      </w:r>
      <w:r w:rsidRPr="00184101">
        <w:rPr>
          <w:i/>
          <w:spacing w:val="-18"/>
          <w:sz w:val="27"/>
          <w:szCs w:val="27"/>
        </w:rPr>
        <w:t xml:space="preserve"> </w:t>
      </w:r>
      <w:r w:rsidRPr="00184101">
        <w:rPr>
          <w:i/>
          <w:sz w:val="27"/>
          <w:szCs w:val="27"/>
        </w:rPr>
        <w:t>Luật</w:t>
      </w:r>
      <w:r w:rsidRPr="00184101">
        <w:rPr>
          <w:i/>
          <w:spacing w:val="-17"/>
          <w:sz w:val="27"/>
          <w:szCs w:val="27"/>
        </w:rPr>
        <w:t xml:space="preserve"> </w:t>
      </w:r>
      <w:r w:rsidRPr="00184101">
        <w:rPr>
          <w:i/>
          <w:sz w:val="27"/>
          <w:szCs w:val="27"/>
        </w:rPr>
        <w:t>Đất</w:t>
      </w:r>
      <w:r w:rsidRPr="00184101">
        <w:rPr>
          <w:i/>
          <w:spacing w:val="-18"/>
          <w:sz w:val="27"/>
          <w:szCs w:val="27"/>
        </w:rPr>
        <w:t xml:space="preserve"> </w:t>
      </w:r>
      <w:r w:rsidRPr="00184101">
        <w:rPr>
          <w:i/>
          <w:sz w:val="27"/>
          <w:szCs w:val="27"/>
        </w:rPr>
        <w:t>đai;</w:t>
      </w:r>
    </w:p>
    <w:p w14:paraId="134CC608" w14:textId="0D0E09C6" w:rsidR="00E6771A" w:rsidRPr="00184101" w:rsidRDefault="00E6771A" w:rsidP="006B3639">
      <w:pPr>
        <w:widowControl w:val="0"/>
        <w:autoSpaceDE w:val="0"/>
        <w:autoSpaceDN w:val="0"/>
        <w:spacing w:after="200" w:line="254" w:lineRule="auto"/>
        <w:ind w:right="133" w:firstLine="567"/>
        <w:jc w:val="both"/>
        <w:rPr>
          <w:i/>
          <w:iCs/>
          <w:sz w:val="27"/>
          <w:szCs w:val="27"/>
        </w:rPr>
        <w:pPrChange w:id="10" w:author="Office" w:date="2026-06-22T09:39:00Z" w16du:dateUtc="2026-06-22T02:39:00Z">
          <w:pPr>
            <w:widowControl w:val="0"/>
            <w:autoSpaceDE w:val="0"/>
            <w:autoSpaceDN w:val="0"/>
            <w:spacing w:after="60"/>
            <w:ind w:right="133" w:firstLine="567"/>
            <w:jc w:val="both"/>
          </w:pPr>
        </w:pPrChange>
      </w:pPr>
      <w:r w:rsidRPr="00184101">
        <w:rPr>
          <w:i/>
          <w:iCs/>
          <w:sz w:val="27"/>
          <w:szCs w:val="27"/>
        </w:rPr>
        <w:t xml:space="preserve">Căn cứ Nghị định số 71/2024/NĐ-CP của Chính phủ quy định về </w:t>
      </w:r>
      <w:r w:rsidR="009E02B0" w:rsidRPr="00184101">
        <w:rPr>
          <w:i/>
          <w:iCs/>
          <w:sz w:val="27"/>
          <w:szCs w:val="27"/>
        </w:rPr>
        <w:t>giá đất</w:t>
      </w:r>
      <w:r w:rsidRPr="00184101">
        <w:rPr>
          <w:i/>
          <w:iCs/>
          <w:sz w:val="27"/>
          <w:szCs w:val="27"/>
        </w:rPr>
        <w:t>;</w:t>
      </w:r>
    </w:p>
    <w:p w14:paraId="7B33D3C3" w14:textId="1E9BD22A" w:rsidR="005F3EA1" w:rsidRPr="00184101" w:rsidRDefault="005F3EA1" w:rsidP="006B3639">
      <w:pPr>
        <w:widowControl w:val="0"/>
        <w:autoSpaceDE w:val="0"/>
        <w:autoSpaceDN w:val="0"/>
        <w:spacing w:after="200" w:line="254" w:lineRule="auto"/>
        <w:ind w:right="133" w:firstLine="567"/>
        <w:jc w:val="both"/>
        <w:rPr>
          <w:i/>
          <w:iCs/>
          <w:sz w:val="27"/>
          <w:szCs w:val="27"/>
        </w:rPr>
        <w:pPrChange w:id="11" w:author="Office" w:date="2026-06-22T09:39:00Z" w16du:dateUtc="2026-06-22T02:39:00Z">
          <w:pPr>
            <w:widowControl w:val="0"/>
            <w:autoSpaceDE w:val="0"/>
            <w:autoSpaceDN w:val="0"/>
            <w:spacing w:after="60"/>
            <w:ind w:right="133" w:firstLine="567"/>
            <w:jc w:val="both"/>
          </w:pPr>
        </w:pPrChange>
      </w:pPr>
      <w:r w:rsidRPr="00184101">
        <w:rPr>
          <w:i/>
          <w:iCs/>
          <w:sz w:val="27"/>
          <w:szCs w:val="27"/>
        </w:rPr>
        <w:t>Căn cứ Nghị định số 88/2024/NĐ-CP của Chính phủ quy định về bồi thường, hỗ trợ và tái định cư khi Nhà nước thu hồi đất;</w:t>
      </w:r>
    </w:p>
    <w:p w14:paraId="764E5C88" w14:textId="2D2D0656" w:rsidR="00CE63AA" w:rsidRPr="00184101" w:rsidRDefault="007B2A94" w:rsidP="006B3639">
      <w:pPr>
        <w:widowControl w:val="0"/>
        <w:autoSpaceDE w:val="0"/>
        <w:autoSpaceDN w:val="0"/>
        <w:spacing w:after="200" w:line="254" w:lineRule="auto"/>
        <w:ind w:right="141" w:firstLine="567"/>
        <w:jc w:val="both"/>
        <w:rPr>
          <w:i/>
          <w:sz w:val="27"/>
          <w:szCs w:val="27"/>
        </w:rPr>
        <w:pPrChange w:id="12" w:author="Office" w:date="2026-06-22T09:39:00Z" w16du:dateUtc="2026-06-22T02:39:00Z">
          <w:pPr>
            <w:widowControl w:val="0"/>
            <w:autoSpaceDE w:val="0"/>
            <w:autoSpaceDN w:val="0"/>
            <w:spacing w:after="60"/>
            <w:ind w:right="141" w:firstLine="567"/>
            <w:jc w:val="both"/>
          </w:pPr>
        </w:pPrChange>
      </w:pPr>
      <w:r w:rsidRPr="00184101">
        <w:rPr>
          <w:i/>
          <w:sz w:val="27"/>
          <w:szCs w:val="27"/>
        </w:rPr>
        <w:t xml:space="preserve">Căn cứ Nghị định số 101/2024/NĐ-CP của Chính phủ </w:t>
      </w:r>
      <w:r w:rsidR="005E6850" w:rsidRPr="00184101">
        <w:rPr>
          <w:i/>
          <w:sz w:val="27"/>
          <w:szCs w:val="27"/>
        </w:rPr>
        <w:t>q</w:t>
      </w:r>
      <w:r w:rsidRPr="00184101">
        <w:rPr>
          <w:i/>
          <w:sz w:val="27"/>
          <w:szCs w:val="27"/>
        </w:rPr>
        <w:t>uy định về điều tra cơ bản đất đai, đăng ký, cấp Giấy chứng nhận quyền sử dụng đất, quyền sở hữu tài sản gắn liền với đất;</w:t>
      </w:r>
    </w:p>
    <w:p w14:paraId="3740CDD6" w14:textId="74989DCC" w:rsidR="00CE63AA" w:rsidRPr="00184101" w:rsidRDefault="007B2A94" w:rsidP="006B3639">
      <w:pPr>
        <w:widowControl w:val="0"/>
        <w:autoSpaceDE w:val="0"/>
        <w:autoSpaceDN w:val="0"/>
        <w:spacing w:after="200" w:line="254" w:lineRule="auto"/>
        <w:ind w:right="138" w:firstLine="567"/>
        <w:jc w:val="both"/>
        <w:rPr>
          <w:i/>
          <w:sz w:val="27"/>
          <w:szCs w:val="27"/>
        </w:rPr>
        <w:pPrChange w:id="13" w:author="Office" w:date="2026-06-22T09:39:00Z" w16du:dateUtc="2026-06-22T02:39:00Z">
          <w:pPr>
            <w:widowControl w:val="0"/>
            <w:autoSpaceDE w:val="0"/>
            <w:autoSpaceDN w:val="0"/>
            <w:spacing w:after="60"/>
            <w:ind w:right="138" w:firstLine="567"/>
            <w:jc w:val="both"/>
          </w:pPr>
        </w:pPrChange>
      </w:pPr>
      <w:r w:rsidRPr="00184101">
        <w:rPr>
          <w:i/>
          <w:sz w:val="27"/>
          <w:szCs w:val="27"/>
        </w:rPr>
        <w:t xml:space="preserve">Căn cứ Nghị định số 102/2024/NĐ-CP của Chính phủ </w:t>
      </w:r>
      <w:r w:rsidR="005E6850" w:rsidRPr="00184101">
        <w:rPr>
          <w:i/>
          <w:sz w:val="27"/>
          <w:szCs w:val="27"/>
        </w:rPr>
        <w:t>q</w:t>
      </w:r>
      <w:r w:rsidRPr="00184101">
        <w:rPr>
          <w:i/>
          <w:sz w:val="27"/>
          <w:szCs w:val="27"/>
        </w:rPr>
        <w:t>uy định chi tiết thi hành một số điều của Luật Đất đai;</w:t>
      </w:r>
    </w:p>
    <w:p w14:paraId="4C254B1B" w14:textId="4D970F53" w:rsidR="00CE63AA" w:rsidRPr="00184101" w:rsidRDefault="007B2A94" w:rsidP="006B3639">
      <w:pPr>
        <w:widowControl w:val="0"/>
        <w:autoSpaceDE w:val="0"/>
        <w:autoSpaceDN w:val="0"/>
        <w:spacing w:after="200" w:line="254" w:lineRule="auto"/>
        <w:ind w:right="131" w:firstLine="567"/>
        <w:jc w:val="both"/>
        <w:rPr>
          <w:i/>
          <w:sz w:val="27"/>
          <w:szCs w:val="27"/>
        </w:rPr>
        <w:pPrChange w:id="14" w:author="Office" w:date="2026-06-22T09:39:00Z" w16du:dateUtc="2026-06-22T02:39:00Z">
          <w:pPr>
            <w:widowControl w:val="0"/>
            <w:autoSpaceDE w:val="0"/>
            <w:autoSpaceDN w:val="0"/>
            <w:spacing w:after="60"/>
            <w:ind w:right="131" w:firstLine="567"/>
            <w:jc w:val="both"/>
          </w:pPr>
        </w:pPrChange>
      </w:pPr>
      <w:r w:rsidRPr="00184101">
        <w:rPr>
          <w:i/>
          <w:spacing w:val="-4"/>
          <w:sz w:val="27"/>
          <w:szCs w:val="27"/>
        </w:rPr>
        <w:t>Căn</w:t>
      </w:r>
      <w:r w:rsidRPr="00184101">
        <w:rPr>
          <w:i/>
          <w:spacing w:val="-14"/>
          <w:sz w:val="27"/>
          <w:szCs w:val="27"/>
        </w:rPr>
        <w:t xml:space="preserve"> </w:t>
      </w:r>
      <w:r w:rsidRPr="00184101">
        <w:rPr>
          <w:i/>
          <w:spacing w:val="-4"/>
          <w:sz w:val="27"/>
          <w:szCs w:val="27"/>
        </w:rPr>
        <w:t>cứ</w:t>
      </w:r>
      <w:r w:rsidRPr="00184101">
        <w:rPr>
          <w:i/>
          <w:spacing w:val="-13"/>
          <w:sz w:val="27"/>
          <w:szCs w:val="27"/>
        </w:rPr>
        <w:t xml:space="preserve"> </w:t>
      </w:r>
      <w:r w:rsidRPr="00184101">
        <w:rPr>
          <w:i/>
          <w:spacing w:val="-4"/>
          <w:sz w:val="27"/>
          <w:szCs w:val="27"/>
        </w:rPr>
        <w:t>Nghị</w:t>
      </w:r>
      <w:r w:rsidRPr="00184101">
        <w:rPr>
          <w:i/>
          <w:spacing w:val="-14"/>
          <w:sz w:val="27"/>
          <w:szCs w:val="27"/>
        </w:rPr>
        <w:t xml:space="preserve"> </w:t>
      </w:r>
      <w:r w:rsidRPr="00184101">
        <w:rPr>
          <w:i/>
          <w:spacing w:val="-4"/>
          <w:sz w:val="27"/>
          <w:szCs w:val="27"/>
        </w:rPr>
        <w:t>định</w:t>
      </w:r>
      <w:r w:rsidRPr="00184101">
        <w:rPr>
          <w:i/>
          <w:spacing w:val="-13"/>
          <w:sz w:val="27"/>
          <w:szCs w:val="27"/>
        </w:rPr>
        <w:t xml:space="preserve"> </w:t>
      </w:r>
      <w:r w:rsidRPr="00184101">
        <w:rPr>
          <w:i/>
          <w:spacing w:val="-4"/>
          <w:sz w:val="27"/>
          <w:szCs w:val="27"/>
        </w:rPr>
        <w:t>số</w:t>
      </w:r>
      <w:r w:rsidRPr="00184101">
        <w:rPr>
          <w:i/>
          <w:spacing w:val="-14"/>
          <w:sz w:val="27"/>
          <w:szCs w:val="27"/>
        </w:rPr>
        <w:t xml:space="preserve"> </w:t>
      </w:r>
      <w:r w:rsidRPr="00184101">
        <w:rPr>
          <w:i/>
          <w:spacing w:val="-4"/>
          <w:sz w:val="27"/>
          <w:szCs w:val="27"/>
        </w:rPr>
        <w:t>151/2025/NĐ-CP</w:t>
      </w:r>
      <w:r w:rsidRPr="00184101">
        <w:rPr>
          <w:i/>
          <w:spacing w:val="-13"/>
          <w:sz w:val="27"/>
          <w:szCs w:val="27"/>
        </w:rPr>
        <w:t xml:space="preserve"> </w:t>
      </w:r>
      <w:r w:rsidRPr="00184101">
        <w:rPr>
          <w:i/>
          <w:spacing w:val="-4"/>
          <w:sz w:val="27"/>
          <w:szCs w:val="27"/>
        </w:rPr>
        <w:t>của</w:t>
      </w:r>
      <w:r w:rsidRPr="00184101">
        <w:rPr>
          <w:i/>
          <w:spacing w:val="-14"/>
          <w:sz w:val="27"/>
          <w:szCs w:val="27"/>
        </w:rPr>
        <w:t xml:space="preserve"> </w:t>
      </w:r>
      <w:r w:rsidRPr="00184101">
        <w:rPr>
          <w:i/>
          <w:spacing w:val="-4"/>
          <w:sz w:val="27"/>
          <w:szCs w:val="27"/>
        </w:rPr>
        <w:t>Chính</w:t>
      </w:r>
      <w:r w:rsidRPr="00184101">
        <w:rPr>
          <w:i/>
          <w:spacing w:val="-13"/>
          <w:sz w:val="27"/>
          <w:szCs w:val="27"/>
        </w:rPr>
        <w:t xml:space="preserve"> </w:t>
      </w:r>
      <w:r w:rsidRPr="00184101">
        <w:rPr>
          <w:i/>
          <w:spacing w:val="-4"/>
          <w:sz w:val="27"/>
          <w:szCs w:val="27"/>
        </w:rPr>
        <w:t>phủ</w:t>
      </w:r>
      <w:r w:rsidRPr="00184101">
        <w:rPr>
          <w:i/>
          <w:spacing w:val="-14"/>
          <w:sz w:val="27"/>
          <w:szCs w:val="27"/>
        </w:rPr>
        <w:t xml:space="preserve"> </w:t>
      </w:r>
      <w:r w:rsidR="005E6850" w:rsidRPr="00184101">
        <w:rPr>
          <w:i/>
          <w:spacing w:val="-4"/>
          <w:sz w:val="27"/>
          <w:szCs w:val="27"/>
        </w:rPr>
        <w:t>q</w:t>
      </w:r>
      <w:r w:rsidRPr="00184101">
        <w:rPr>
          <w:i/>
          <w:spacing w:val="-4"/>
          <w:sz w:val="27"/>
          <w:szCs w:val="27"/>
        </w:rPr>
        <w:t>uy</w:t>
      </w:r>
      <w:r w:rsidRPr="00184101">
        <w:rPr>
          <w:i/>
          <w:spacing w:val="-13"/>
          <w:sz w:val="27"/>
          <w:szCs w:val="27"/>
        </w:rPr>
        <w:t xml:space="preserve"> </w:t>
      </w:r>
      <w:r w:rsidRPr="00184101">
        <w:rPr>
          <w:i/>
          <w:spacing w:val="-4"/>
          <w:sz w:val="27"/>
          <w:szCs w:val="27"/>
        </w:rPr>
        <w:t>định</w:t>
      </w:r>
      <w:r w:rsidRPr="00184101">
        <w:rPr>
          <w:i/>
          <w:spacing w:val="-14"/>
          <w:sz w:val="27"/>
          <w:szCs w:val="27"/>
        </w:rPr>
        <w:t xml:space="preserve"> </w:t>
      </w:r>
      <w:r w:rsidRPr="00184101">
        <w:rPr>
          <w:i/>
          <w:spacing w:val="-4"/>
          <w:sz w:val="27"/>
          <w:szCs w:val="27"/>
        </w:rPr>
        <w:t>về</w:t>
      </w:r>
      <w:r w:rsidRPr="00184101">
        <w:rPr>
          <w:i/>
          <w:spacing w:val="-13"/>
          <w:sz w:val="27"/>
          <w:szCs w:val="27"/>
        </w:rPr>
        <w:t xml:space="preserve"> </w:t>
      </w:r>
      <w:r w:rsidRPr="00184101">
        <w:rPr>
          <w:i/>
          <w:spacing w:val="-4"/>
          <w:sz w:val="27"/>
          <w:szCs w:val="27"/>
        </w:rPr>
        <w:t>phân</w:t>
      </w:r>
      <w:r w:rsidRPr="00184101">
        <w:rPr>
          <w:i/>
          <w:spacing w:val="-14"/>
          <w:sz w:val="27"/>
          <w:szCs w:val="27"/>
        </w:rPr>
        <w:t xml:space="preserve"> </w:t>
      </w:r>
      <w:r w:rsidRPr="00184101">
        <w:rPr>
          <w:i/>
          <w:spacing w:val="-4"/>
          <w:sz w:val="27"/>
          <w:szCs w:val="27"/>
        </w:rPr>
        <w:t>định</w:t>
      </w:r>
      <w:r w:rsidRPr="00184101">
        <w:rPr>
          <w:i/>
          <w:spacing w:val="-13"/>
          <w:sz w:val="27"/>
          <w:szCs w:val="27"/>
        </w:rPr>
        <w:t xml:space="preserve"> </w:t>
      </w:r>
      <w:r w:rsidRPr="00184101">
        <w:rPr>
          <w:i/>
          <w:spacing w:val="-4"/>
          <w:sz w:val="27"/>
          <w:szCs w:val="27"/>
        </w:rPr>
        <w:t xml:space="preserve">thẩm </w:t>
      </w:r>
      <w:r w:rsidRPr="00184101">
        <w:rPr>
          <w:i/>
          <w:spacing w:val="-2"/>
          <w:sz w:val="27"/>
          <w:szCs w:val="27"/>
        </w:rPr>
        <w:t>quyền</w:t>
      </w:r>
      <w:r w:rsidRPr="00184101">
        <w:rPr>
          <w:i/>
          <w:spacing w:val="-15"/>
          <w:sz w:val="27"/>
          <w:szCs w:val="27"/>
        </w:rPr>
        <w:t xml:space="preserve"> </w:t>
      </w:r>
      <w:r w:rsidRPr="00184101">
        <w:rPr>
          <w:i/>
          <w:spacing w:val="-2"/>
          <w:sz w:val="27"/>
          <w:szCs w:val="27"/>
        </w:rPr>
        <w:t>của</w:t>
      </w:r>
      <w:r w:rsidRPr="00184101">
        <w:rPr>
          <w:i/>
          <w:spacing w:val="-13"/>
          <w:sz w:val="27"/>
          <w:szCs w:val="27"/>
        </w:rPr>
        <w:t xml:space="preserve"> </w:t>
      </w:r>
      <w:r w:rsidRPr="00184101">
        <w:rPr>
          <w:i/>
          <w:spacing w:val="-2"/>
          <w:sz w:val="27"/>
          <w:szCs w:val="27"/>
        </w:rPr>
        <w:t>chính</w:t>
      </w:r>
      <w:r w:rsidRPr="00184101">
        <w:rPr>
          <w:i/>
          <w:spacing w:val="-15"/>
          <w:sz w:val="27"/>
          <w:szCs w:val="27"/>
        </w:rPr>
        <w:t xml:space="preserve"> </w:t>
      </w:r>
      <w:r w:rsidRPr="00184101">
        <w:rPr>
          <w:i/>
          <w:spacing w:val="-2"/>
          <w:sz w:val="27"/>
          <w:szCs w:val="27"/>
        </w:rPr>
        <w:t>quyền</w:t>
      </w:r>
      <w:r w:rsidRPr="00184101">
        <w:rPr>
          <w:i/>
          <w:spacing w:val="-13"/>
          <w:sz w:val="27"/>
          <w:szCs w:val="27"/>
        </w:rPr>
        <w:t xml:space="preserve"> </w:t>
      </w:r>
      <w:r w:rsidRPr="00184101">
        <w:rPr>
          <w:i/>
          <w:spacing w:val="-2"/>
          <w:sz w:val="27"/>
          <w:szCs w:val="27"/>
        </w:rPr>
        <w:t>địa</w:t>
      </w:r>
      <w:r w:rsidRPr="00184101">
        <w:rPr>
          <w:i/>
          <w:spacing w:val="-15"/>
          <w:sz w:val="27"/>
          <w:szCs w:val="27"/>
        </w:rPr>
        <w:t xml:space="preserve"> </w:t>
      </w:r>
      <w:r w:rsidRPr="00184101">
        <w:rPr>
          <w:i/>
          <w:spacing w:val="-2"/>
          <w:sz w:val="27"/>
          <w:szCs w:val="27"/>
        </w:rPr>
        <w:t>phương</w:t>
      </w:r>
      <w:r w:rsidRPr="00184101">
        <w:rPr>
          <w:i/>
          <w:spacing w:val="-15"/>
          <w:sz w:val="27"/>
          <w:szCs w:val="27"/>
        </w:rPr>
        <w:t xml:space="preserve"> </w:t>
      </w:r>
      <w:r w:rsidRPr="00184101">
        <w:rPr>
          <w:i/>
          <w:spacing w:val="-2"/>
          <w:sz w:val="27"/>
          <w:szCs w:val="27"/>
        </w:rPr>
        <w:t>02</w:t>
      </w:r>
      <w:r w:rsidRPr="00184101">
        <w:rPr>
          <w:i/>
          <w:spacing w:val="-15"/>
          <w:sz w:val="27"/>
          <w:szCs w:val="27"/>
        </w:rPr>
        <w:t xml:space="preserve"> </w:t>
      </w:r>
      <w:r w:rsidRPr="00184101">
        <w:rPr>
          <w:i/>
          <w:spacing w:val="-2"/>
          <w:sz w:val="27"/>
          <w:szCs w:val="27"/>
        </w:rPr>
        <w:t>cấp,</w:t>
      </w:r>
      <w:r w:rsidRPr="00184101">
        <w:rPr>
          <w:i/>
          <w:spacing w:val="-14"/>
          <w:sz w:val="27"/>
          <w:szCs w:val="27"/>
        </w:rPr>
        <w:t xml:space="preserve"> </w:t>
      </w:r>
      <w:r w:rsidRPr="00184101">
        <w:rPr>
          <w:i/>
          <w:spacing w:val="-2"/>
          <w:sz w:val="27"/>
          <w:szCs w:val="27"/>
        </w:rPr>
        <w:t>phân</w:t>
      </w:r>
      <w:r w:rsidRPr="00184101">
        <w:rPr>
          <w:i/>
          <w:spacing w:val="-15"/>
          <w:sz w:val="27"/>
          <w:szCs w:val="27"/>
        </w:rPr>
        <w:t xml:space="preserve"> </w:t>
      </w:r>
      <w:r w:rsidRPr="00184101">
        <w:rPr>
          <w:i/>
          <w:spacing w:val="-2"/>
          <w:sz w:val="27"/>
          <w:szCs w:val="27"/>
        </w:rPr>
        <w:t>quyền,</w:t>
      </w:r>
      <w:r w:rsidRPr="00184101">
        <w:rPr>
          <w:i/>
          <w:spacing w:val="-14"/>
          <w:sz w:val="27"/>
          <w:szCs w:val="27"/>
        </w:rPr>
        <w:t xml:space="preserve"> </w:t>
      </w:r>
      <w:r w:rsidRPr="00184101">
        <w:rPr>
          <w:i/>
          <w:spacing w:val="-2"/>
          <w:sz w:val="27"/>
          <w:szCs w:val="27"/>
        </w:rPr>
        <w:t>phân</w:t>
      </w:r>
      <w:r w:rsidRPr="00184101">
        <w:rPr>
          <w:i/>
          <w:spacing w:val="-15"/>
          <w:sz w:val="27"/>
          <w:szCs w:val="27"/>
        </w:rPr>
        <w:t xml:space="preserve"> </w:t>
      </w:r>
      <w:r w:rsidRPr="00184101">
        <w:rPr>
          <w:i/>
          <w:spacing w:val="-2"/>
          <w:sz w:val="27"/>
          <w:szCs w:val="27"/>
        </w:rPr>
        <w:t>cấp</w:t>
      </w:r>
      <w:r w:rsidRPr="00184101">
        <w:rPr>
          <w:i/>
          <w:spacing w:val="-15"/>
          <w:sz w:val="27"/>
          <w:szCs w:val="27"/>
        </w:rPr>
        <w:t xml:space="preserve"> </w:t>
      </w:r>
      <w:r w:rsidRPr="00184101">
        <w:rPr>
          <w:i/>
          <w:spacing w:val="-2"/>
          <w:sz w:val="27"/>
          <w:szCs w:val="27"/>
        </w:rPr>
        <w:t>trong</w:t>
      </w:r>
      <w:r w:rsidRPr="00184101">
        <w:rPr>
          <w:i/>
          <w:spacing w:val="-15"/>
          <w:sz w:val="27"/>
          <w:szCs w:val="27"/>
        </w:rPr>
        <w:t xml:space="preserve"> </w:t>
      </w:r>
      <w:r w:rsidRPr="00184101">
        <w:rPr>
          <w:i/>
          <w:spacing w:val="-2"/>
          <w:sz w:val="27"/>
          <w:szCs w:val="27"/>
        </w:rPr>
        <w:t>lĩnh</w:t>
      </w:r>
      <w:r w:rsidRPr="00184101">
        <w:rPr>
          <w:i/>
          <w:spacing w:val="-15"/>
          <w:sz w:val="27"/>
          <w:szCs w:val="27"/>
        </w:rPr>
        <w:t xml:space="preserve"> </w:t>
      </w:r>
      <w:r w:rsidRPr="00184101">
        <w:rPr>
          <w:i/>
          <w:spacing w:val="-2"/>
          <w:sz w:val="27"/>
          <w:szCs w:val="27"/>
        </w:rPr>
        <w:t>vực</w:t>
      </w:r>
      <w:r w:rsidRPr="00184101">
        <w:rPr>
          <w:i/>
          <w:spacing w:val="-14"/>
          <w:sz w:val="27"/>
          <w:szCs w:val="27"/>
        </w:rPr>
        <w:t xml:space="preserve"> </w:t>
      </w:r>
      <w:r w:rsidRPr="00184101">
        <w:rPr>
          <w:i/>
          <w:spacing w:val="-2"/>
          <w:sz w:val="27"/>
          <w:szCs w:val="27"/>
        </w:rPr>
        <w:t>đất</w:t>
      </w:r>
      <w:r w:rsidRPr="00184101">
        <w:rPr>
          <w:i/>
          <w:spacing w:val="-15"/>
          <w:sz w:val="27"/>
          <w:szCs w:val="27"/>
        </w:rPr>
        <w:t xml:space="preserve"> </w:t>
      </w:r>
      <w:r w:rsidRPr="00184101">
        <w:rPr>
          <w:i/>
          <w:spacing w:val="-2"/>
          <w:sz w:val="27"/>
          <w:szCs w:val="27"/>
        </w:rPr>
        <w:t>đai;</w:t>
      </w:r>
    </w:p>
    <w:p w14:paraId="4DBF25C5" w14:textId="77777777" w:rsidR="00CE63AA" w:rsidRPr="00184101" w:rsidRDefault="007B2A94" w:rsidP="006B3639">
      <w:pPr>
        <w:widowControl w:val="0"/>
        <w:autoSpaceDE w:val="0"/>
        <w:autoSpaceDN w:val="0"/>
        <w:spacing w:after="200" w:line="254" w:lineRule="auto"/>
        <w:ind w:right="142" w:firstLine="567"/>
        <w:jc w:val="both"/>
        <w:rPr>
          <w:i/>
          <w:sz w:val="27"/>
          <w:szCs w:val="27"/>
        </w:rPr>
        <w:pPrChange w:id="15" w:author="Office" w:date="2026-06-22T09:39:00Z" w16du:dateUtc="2026-06-22T02:39:00Z">
          <w:pPr>
            <w:widowControl w:val="0"/>
            <w:autoSpaceDE w:val="0"/>
            <w:autoSpaceDN w:val="0"/>
            <w:spacing w:after="60"/>
            <w:ind w:right="142" w:firstLine="567"/>
            <w:jc w:val="both"/>
          </w:pPr>
        </w:pPrChange>
      </w:pPr>
      <w:r w:rsidRPr="00184101">
        <w:rPr>
          <w:i/>
          <w:sz w:val="27"/>
          <w:szCs w:val="27"/>
        </w:rPr>
        <w:t>Căn cứ Nghị định số 226/2025/NĐ-CP của Chính phủ Sửa đổi, bổ sung một số điều của các nghị định quy định chi tiết thi hành Luật Đất đai;</w:t>
      </w:r>
    </w:p>
    <w:p w14:paraId="3918E40A" w14:textId="072CBE63" w:rsidR="00CE63AA" w:rsidRPr="00184101" w:rsidRDefault="007B2A94" w:rsidP="006B3639">
      <w:pPr>
        <w:widowControl w:val="0"/>
        <w:autoSpaceDE w:val="0"/>
        <w:autoSpaceDN w:val="0"/>
        <w:spacing w:after="200" w:line="254" w:lineRule="auto"/>
        <w:ind w:right="138" w:firstLine="567"/>
        <w:jc w:val="both"/>
        <w:rPr>
          <w:i/>
          <w:sz w:val="27"/>
          <w:szCs w:val="27"/>
        </w:rPr>
        <w:pPrChange w:id="16" w:author="Office" w:date="2026-06-22T09:39:00Z" w16du:dateUtc="2026-06-22T02:39:00Z">
          <w:pPr>
            <w:widowControl w:val="0"/>
            <w:autoSpaceDE w:val="0"/>
            <w:autoSpaceDN w:val="0"/>
            <w:spacing w:after="60"/>
            <w:ind w:right="138" w:firstLine="567"/>
            <w:jc w:val="both"/>
          </w:pPr>
        </w:pPrChange>
      </w:pPr>
      <w:r w:rsidRPr="00184101">
        <w:rPr>
          <w:i/>
          <w:sz w:val="27"/>
          <w:szCs w:val="27"/>
        </w:rPr>
        <w:t>Căn</w:t>
      </w:r>
      <w:r w:rsidRPr="00184101">
        <w:rPr>
          <w:i/>
          <w:spacing w:val="-9"/>
          <w:sz w:val="27"/>
          <w:szCs w:val="27"/>
        </w:rPr>
        <w:t xml:space="preserve"> </w:t>
      </w:r>
      <w:r w:rsidRPr="00184101">
        <w:rPr>
          <w:i/>
          <w:sz w:val="27"/>
          <w:szCs w:val="27"/>
        </w:rPr>
        <w:t>cứ</w:t>
      </w:r>
      <w:r w:rsidRPr="00184101">
        <w:rPr>
          <w:i/>
          <w:spacing w:val="-10"/>
          <w:sz w:val="27"/>
          <w:szCs w:val="27"/>
        </w:rPr>
        <w:t xml:space="preserve"> </w:t>
      </w:r>
      <w:ins w:id="17" w:author="Office" w:date="2026-06-22T09:04:00Z" w16du:dateUtc="2026-06-22T02:04:00Z">
        <w:r w:rsidR="00184101" w:rsidRPr="00184101">
          <w:rPr>
            <w:i/>
            <w:sz w:val="27"/>
            <w:szCs w:val="27"/>
            <w:rPrChange w:id="18" w:author="Office" w:date="2026-06-22T09:04:00Z" w16du:dateUtc="2026-06-22T02:04:00Z">
              <w:rPr>
                <w:i/>
                <w:spacing w:val="-10"/>
                <w:sz w:val="27"/>
                <w:szCs w:val="27"/>
              </w:rPr>
            </w:rPrChange>
          </w:rPr>
          <w:t xml:space="preserve">Khoản 1 Điều 14 </w:t>
        </w:r>
      </w:ins>
      <w:r w:rsidRPr="00184101">
        <w:rPr>
          <w:i/>
          <w:sz w:val="27"/>
          <w:szCs w:val="27"/>
        </w:rPr>
        <w:t>Nghị</w:t>
      </w:r>
      <w:r w:rsidRPr="00184101">
        <w:rPr>
          <w:i/>
          <w:spacing w:val="-9"/>
          <w:sz w:val="27"/>
          <w:szCs w:val="27"/>
        </w:rPr>
        <w:t xml:space="preserve"> </w:t>
      </w:r>
      <w:r w:rsidRPr="00184101">
        <w:rPr>
          <w:i/>
          <w:sz w:val="27"/>
          <w:szCs w:val="27"/>
        </w:rPr>
        <w:t>định</w:t>
      </w:r>
      <w:r w:rsidRPr="00184101">
        <w:rPr>
          <w:i/>
          <w:spacing w:val="-9"/>
          <w:sz w:val="27"/>
          <w:szCs w:val="27"/>
        </w:rPr>
        <w:t xml:space="preserve"> </w:t>
      </w:r>
      <w:r w:rsidRPr="00184101">
        <w:rPr>
          <w:i/>
          <w:sz w:val="27"/>
          <w:szCs w:val="27"/>
        </w:rPr>
        <w:t>số</w:t>
      </w:r>
      <w:r w:rsidRPr="00184101">
        <w:rPr>
          <w:i/>
          <w:spacing w:val="-9"/>
          <w:sz w:val="27"/>
          <w:szCs w:val="27"/>
        </w:rPr>
        <w:t xml:space="preserve"> </w:t>
      </w:r>
      <w:r w:rsidRPr="00184101">
        <w:rPr>
          <w:i/>
          <w:sz w:val="27"/>
          <w:szCs w:val="27"/>
        </w:rPr>
        <w:t>49/2026/NĐ-CP</w:t>
      </w:r>
      <w:r w:rsidRPr="00184101">
        <w:rPr>
          <w:i/>
          <w:spacing w:val="-11"/>
          <w:sz w:val="27"/>
          <w:szCs w:val="27"/>
        </w:rPr>
        <w:t xml:space="preserve"> </w:t>
      </w:r>
      <w:r w:rsidRPr="00184101">
        <w:rPr>
          <w:i/>
          <w:sz w:val="27"/>
          <w:szCs w:val="27"/>
        </w:rPr>
        <w:t>của</w:t>
      </w:r>
      <w:r w:rsidRPr="00184101">
        <w:rPr>
          <w:i/>
          <w:spacing w:val="-8"/>
          <w:sz w:val="27"/>
          <w:szCs w:val="27"/>
        </w:rPr>
        <w:t xml:space="preserve"> </w:t>
      </w:r>
      <w:r w:rsidRPr="00184101">
        <w:rPr>
          <w:i/>
          <w:sz w:val="27"/>
          <w:szCs w:val="27"/>
        </w:rPr>
        <w:t>Chính</w:t>
      </w:r>
      <w:r w:rsidRPr="00184101">
        <w:rPr>
          <w:i/>
          <w:spacing w:val="-9"/>
          <w:sz w:val="27"/>
          <w:szCs w:val="27"/>
        </w:rPr>
        <w:t xml:space="preserve"> </w:t>
      </w:r>
      <w:r w:rsidRPr="00184101">
        <w:rPr>
          <w:i/>
          <w:sz w:val="27"/>
          <w:szCs w:val="27"/>
        </w:rPr>
        <w:t>phủ</w:t>
      </w:r>
      <w:r w:rsidRPr="00184101">
        <w:rPr>
          <w:i/>
          <w:spacing w:val="-9"/>
          <w:sz w:val="27"/>
          <w:szCs w:val="27"/>
        </w:rPr>
        <w:t xml:space="preserve"> </w:t>
      </w:r>
      <w:r w:rsidR="005E6850" w:rsidRPr="00184101">
        <w:rPr>
          <w:i/>
          <w:sz w:val="27"/>
          <w:szCs w:val="27"/>
        </w:rPr>
        <w:t>q</w:t>
      </w:r>
      <w:r w:rsidRPr="00184101">
        <w:rPr>
          <w:i/>
          <w:sz w:val="27"/>
          <w:szCs w:val="27"/>
        </w:rPr>
        <w:t>uy</w:t>
      </w:r>
      <w:r w:rsidRPr="00184101">
        <w:rPr>
          <w:i/>
          <w:spacing w:val="-10"/>
          <w:sz w:val="27"/>
          <w:szCs w:val="27"/>
        </w:rPr>
        <w:t xml:space="preserve"> </w:t>
      </w:r>
      <w:r w:rsidRPr="00184101">
        <w:rPr>
          <w:i/>
          <w:sz w:val="27"/>
          <w:szCs w:val="27"/>
        </w:rPr>
        <w:t>định</w:t>
      </w:r>
      <w:r w:rsidRPr="00184101">
        <w:rPr>
          <w:i/>
          <w:spacing w:val="-9"/>
          <w:sz w:val="27"/>
          <w:szCs w:val="27"/>
        </w:rPr>
        <w:t xml:space="preserve"> </w:t>
      </w:r>
      <w:r w:rsidRPr="00184101">
        <w:rPr>
          <w:i/>
          <w:sz w:val="27"/>
          <w:szCs w:val="27"/>
        </w:rPr>
        <w:t>chi</w:t>
      </w:r>
      <w:r w:rsidRPr="00184101">
        <w:rPr>
          <w:i/>
          <w:spacing w:val="-9"/>
          <w:sz w:val="27"/>
          <w:szCs w:val="27"/>
        </w:rPr>
        <w:t xml:space="preserve"> </w:t>
      </w:r>
      <w:r w:rsidRPr="00184101">
        <w:rPr>
          <w:i/>
          <w:sz w:val="27"/>
          <w:szCs w:val="27"/>
        </w:rPr>
        <w:t>tiết</w:t>
      </w:r>
      <w:r w:rsidRPr="00184101">
        <w:rPr>
          <w:i/>
          <w:spacing w:val="-9"/>
          <w:sz w:val="27"/>
          <w:szCs w:val="27"/>
        </w:rPr>
        <w:t xml:space="preserve"> </w:t>
      </w:r>
      <w:r w:rsidRPr="00184101">
        <w:rPr>
          <w:i/>
          <w:sz w:val="27"/>
          <w:szCs w:val="27"/>
        </w:rPr>
        <w:t>và</w:t>
      </w:r>
      <w:r w:rsidRPr="00184101">
        <w:rPr>
          <w:i/>
          <w:spacing w:val="-9"/>
          <w:sz w:val="27"/>
          <w:szCs w:val="27"/>
        </w:rPr>
        <w:t xml:space="preserve"> </w:t>
      </w:r>
      <w:r w:rsidRPr="00184101">
        <w:rPr>
          <w:i/>
          <w:sz w:val="27"/>
          <w:szCs w:val="27"/>
        </w:rPr>
        <w:t>hướng dẫn một số điều của Nghị quyết số 254/2025/QH15 của Quốc hội quy định một số cơ chế,</w:t>
      </w:r>
      <w:r w:rsidRPr="00184101">
        <w:rPr>
          <w:i/>
          <w:spacing w:val="-12"/>
          <w:sz w:val="27"/>
          <w:szCs w:val="27"/>
        </w:rPr>
        <w:t xml:space="preserve"> </w:t>
      </w:r>
      <w:r w:rsidRPr="00184101">
        <w:rPr>
          <w:i/>
          <w:sz w:val="27"/>
          <w:szCs w:val="27"/>
        </w:rPr>
        <w:t>chính</w:t>
      </w:r>
      <w:r w:rsidRPr="00184101">
        <w:rPr>
          <w:i/>
          <w:spacing w:val="-10"/>
          <w:sz w:val="27"/>
          <w:szCs w:val="27"/>
        </w:rPr>
        <w:t xml:space="preserve"> </w:t>
      </w:r>
      <w:r w:rsidRPr="00184101">
        <w:rPr>
          <w:i/>
          <w:sz w:val="27"/>
          <w:szCs w:val="27"/>
        </w:rPr>
        <w:t>sách</w:t>
      </w:r>
      <w:r w:rsidRPr="00184101">
        <w:rPr>
          <w:i/>
          <w:spacing w:val="-10"/>
          <w:sz w:val="27"/>
          <w:szCs w:val="27"/>
        </w:rPr>
        <w:t xml:space="preserve"> </w:t>
      </w:r>
      <w:r w:rsidRPr="00184101">
        <w:rPr>
          <w:i/>
          <w:sz w:val="27"/>
          <w:szCs w:val="27"/>
        </w:rPr>
        <w:t>tháo</w:t>
      </w:r>
      <w:r w:rsidRPr="00184101">
        <w:rPr>
          <w:i/>
          <w:spacing w:val="-10"/>
          <w:sz w:val="27"/>
          <w:szCs w:val="27"/>
        </w:rPr>
        <w:t xml:space="preserve"> </w:t>
      </w:r>
      <w:r w:rsidRPr="00184101">
        <w:rPr>
          <w:i/>
          <w:sz w:val="27"/>
          <w:szCs w:val="27"/>
        </w:rPr>
        <w:t>gỡ</w:t>
      </w:r>
      <w:r w:rsidRPr="00184101">
        <w:rPr>
          <w:i/>
          <w:spacing w:val="-12"/>
          <w:sz w:val="27"/>
          <w:szCs w:val="27"/>
        </w:rPr>
        <w:t xml:space="preserve"> </w:t>
      </w:r>
      <w:r w:rsidRPr="00184101">
        <w:rPr>
          <w:i/>
          <w:sz w:val="27"/>
          <w:szCs w:val="27"/>
        </w:rPr>
        <w:t>khó</w:t>
      </w:r>
      <w:r w:rsidRPr="00184101">
        <w:rPr>
          <w:i/>
          <w:spacing w:val="-10"/>
          <w:sz w:val="27"/>
          <w:szCs w:val="27"/>
        </w:rPr>
        <w:t xml:space="preserve"> </w:t>
      </w:r>
      <w:r w:rsidRPr="00184101">
        <w:rPr>
          <w:i/>
          <w:sz w:val="27"/>
          <w:szCs w:val="27"/>
        </w:rPr>
        <w:t>khăn,</w:t>
      </w:r>
      <w:r w:rsidRPr="00184101">
        <w:rPr>
          <w:i/>
          <w:spacing w:val="-12"/>
          <w:sz w:val="27"/>
          <w:szCs w:val="27"/>
        </w:rPr>
        <w:t xml:space="preserve"> </w:t>
      </w:r>
      <w:r w:rsidRPr="00184101">
        <w:rPr>
          <w:i/>
          <w:sz w:val="27"/>
          <w:szCs w:val="27"/>
        </w:rPr>
        <w:t>vướng</w:t>
      </w:r>
      <w:r w:rsidRPr="00184101">
        <w:rPr>
          <w:i/>
          <w:spacing w:val="-10"/>
          <w:sz w:val="27"/>
          <w:szCs w:val="27"/>
        </w:rPr>
        <w:t xml:space="preserve"> </w:t>
      </w:r>
      <w:r w:rsidRPr="00184101">
        <w:rPr>
          <w:i/>
          <w:sz w:val="27"/>
          <w:szCs w:val="27"/>
        </w:rPr>
        <w:t>mắc</w:t>
      </w:r>
      <w:r w:rsidRPr="00184101">
        <w:rPr>
          <w:i/>
          <w:spacing w:val="-11"/>
          <w:sz w:val="27"/>
          <w:szCs w:val="27"/>
        </w:rPr>
        <w:t xml:space="preserve"> </w:t>
      </w:r>
      <w:r w:rsidRPr="00184101">
        <w:rPr>
          <w:i/>
          <w:sz w:val="27"/>
          <w:szCs w:val="27"/>
        </w:rPr>
        <w:t>trong</w:t>
      </w:r>
      <w:r w:rsidRPr="00184101">
        <w:rPr>
          <w:i/>
          <w:spacing w:val="-10"/>
          <w:sz w:val="27"/>
          <w:szCs w:val="27"/>
        </w:rPr>
        <w:t xml:space="preserve"> </w:t>
      </w:r>
      <w:r w:rsidRPr="00184101">
        <w:rPr>
          <w:i/>
          <w:sz w:val="27"/>
          <w:szCs w:val="27"/>
        </w:rPr>
        <w:t>tổ</w:t>
      </w:r>
      <w:r w:rsidRPr="00184101">
        <w:rPr>
          <w:i/>
          <w:spacing w:val="-10"/>
          <w:sz w:val="27"/>
          <w:szCs w:val="27"/>
        </w:rPr>
        <w:t xml:space="preserve"> </w:t>
      </w:r>
      <w:r w:rsidRPr="00184101">
        <w:rPr>
          <w:i/>
          <w:sz w:val="27"/>
          <w:szCs w:val="27"/>
        </w:rPr>
        <w:t>chức</w:t>
      </w:r>
      <w:r w:rsidRPr="00184101">
        <w:rPr>
          <w:i/>
          <w:spacing w:val="-11"/>
          <w:sz w:val="27"/>
          <w:szCs w:val="27"/>
        </w:rPr>
        <w:t xml:space="preserve"> </w:t>
      </w:r>
      <w:r w:rsidRPr="00184101">
        <w:rPr>
          <w:i/>
          <w:sz w:val="27"/>
          <w:szCs w:val="27"/>
        </w:rPr>
        <w:t>thi</w:t>
      </w:r>
      <w:r w:rsidRPr="00184101">
        <w:rPr>
          <w:i/>
          <w:spacing w:val="-10"/>
          <w:sz w:val="27"/>
          <w:szCs w:val="27"/>
        </w:rPr>
        <w:t xml:space="preserve"> </w:t>
      </w:r>
      <w:r w:rsidRPr="00184101">
        <w:rPr>
          <w:i/>
          <w:sz w:val="27"/>
          <w:szCs w:val="27"/>
        </w:rPr>
        <w:t>hành</w:t>
      </w:r>
      <w:r w:rsidRPr="00184101">
        <w:rPr>
          <w:i/>
          <w:spacing w:val="-10"/>
          <w:sz w:val="27"/>
          <w:szCs w:val="27"/>
        </w:rPr>
        <w:t xml:space="preserve"> </w:t>
      </w:r>
      <w:r w:rsidRPr="00184101">
        <w:rPr>
          <w:i/>
          <w:sz w:val="27"/>
          <w:szCs w:val="27"/>
        </w:rPr>
        <w:t>Luật</w:t>
      </w:r>
      <w:r w:rsidRPr="00184101">
        <w:rPr>
          <w:i/>
          <w:spacing w:val="-10"/>
          <w:sz w:val="27"/>
          <w:szCs w:val="27"/>
        </w:rPr>
        <w:t xml:space="preserve"> </w:t>
      </w:r>
      <w:r w:rsidRPr="00184101">
        <w:rPr>
          <w:i/>
          <w:sz w:val="27"/>
          <w:szCs w:val="27"/>
        </w:rPr>
        <w:t>Đất</w:t>
      </w:r>
      <w:r w:rsidRPr="00184101">
        <w:rPr>
          <w:i/>
          <w:spacing w:val="-10"/>
          <w:sz w:val="27"/>
          <w:szCs w:val="27"/>
        </w:rPr>
        <w:t xml:space="preserve"> </w:t>
      </w:r>
      <w:r w:rsidRPr="00184101">
        <w:rPr>
          <w:i/>
          <w:sz w:val="27"/>
          <w:szCs w:val="27"/>
        </w:rPr>
        <w:t>đai;</w:t>
      </w:r>
    </w:p>
    <w:p w14:paraId="75766C28" w14:textId="7AD4998C" w:rsidR="009923ED" w:rsidRPr="00184101" w:rsidRDefault="007B2A94" w:rsidP="006B3639">
      <w:pPr>
        <w:widowControl w:val="0"/>
        <w:autoSpaceDE w:val="0"/>
        <w:autoSpaceDN w:val="0"/>
        <w:spacing w:after="200" w:line="254" w:lineRule="auto"/>
        <w:ind w:firstLine="567"/>
        <w:jc w:val="both"/>
        <w:rPr>
          <w:i/>
          <w:iCs/>
          <w:sz w:val="27"/>
          <w:szCs w:val="27"/>
        </w:rPr>
        <w:pPrChange w:id="19" w:author="Office" w:date="2026-06-22T09:39:00Z" w16du:dateUtc="2026-06-22T02:39:00Z">
          <w:pPr>
            <w:widowControl w:val="0"/>
            <w:autoSpaceDE w:val="0"/>
            <w:autoSpaceDN w:val="0"/>
            <w:spacing w:after="60"/>
            <w:ind w:firstLine="567"/>
            <w:jc w:val="both"/>
          </w:pPr>
        </w:pPrChange>
      </w:pPr>
      <w:r w:rsidRPr="00184101">
        <w:rPr>
          <w:i/>
          <w:sz w:val="27"/>
          <w:szCs w:val="27"/>
        </w:rPr>
        <w:t>Theo</w:t>
      </w:r>
      <w:r w:rsidRPr="00184101">
        <w:rPr>
          <w:i/>
          <w:spacing w:val="-4"/>
          <w:sz w:val="27"/>
          <w:szCs w:val="27"/>
        </w:rPr>
        <w:t xml:space="preserve"> </w:t>
      </w:r>
      <w:r w:rsidRPr="00184101">
        <w:rPr>
          <w:i/>
          <w:sz w:val="27"/>
          <w:szCs w:val="27"/>
        </w:rPr>
        <w:t>đề</w:t>
      </w:r>
      <w:r w:rsidRPr="00184101">
        <w:rPr>
          <w:i/>
          <w:spacing w:val="-4"/>
          <w:sz w:val="27"/>
          <w:szCs w:val="27"/>
        </w:rPr>
        <w:t xml:space="preserve"> </w:t>
      </w:r>
      <w:r w:rsidRPr="00184101">
        <w:rPr>
          <w:i/>
          <w:sz w:val="27"/>
          <w:szCs w:val="27"/>
        </w:rPr>
        <w:t>nghị</w:t>
      </w:r>
      <w:r w:rsidRPr="00184101">
        <w:rPr>
          <w:i/>
          <w:spacing w:val="-2"/>
          <w:sz w:val="27"/>
          <w:szCs w:val="27"/>
        </w:rPr>
        <w:t xml:space="preserve"> </w:t>
      </w:r>
      <w:r w:rsidRPr="00184101">
        <w:rPr>
          <w:i/>
          <w:sz w:val="27"/>
          <w:szCs w:val="27"/>
        </w:rPr>
        <w:t>của</w:t>
      </w:r>
      <w:r w:rsidRPr="00184101">
        <w:rPr>
          <w:i/>
          <w:spacing w:val="-1"/>
          <w:sz w:val="27"/>
          <w:szCs w:val="27"/>
        </w:rPr>
        <w:t xml:space="preserve"> </w:t>
      </w:r>
      <w:r w:rsidRPr="00184101">
        <w:rPr>
          <w:i/>
          <w:sz w:val="27"/>
          <w:szCs w:val="27"/>
        </w:rPr>
        <w:t>Giám</w:t>
      </w:r>
      <w:r w:rsidRPr="00184101">
        <w:rPr>
          <w:i/>
          <w:spacing w:val="-4"/>
          <w:sz w:val="27"/>
          <w:szCs w:val="27"/>
        </w:rPr>
        <w:t xml:space="preserve"> </w:t>
      </w:r>
      <w:r w:rsidRPr="00184101">
        <w:rPr>
          <w:i/>
          <w:sz w:val="27"/>
          <w:szCs w:val="27"/>
        </w:rPr>
        <w:t>đốc</w:t>
      </w:r>
      <w:r w:rsidRPr="00184101">
        <w:rPr>
          <w:i/>
          <w:spacing w:val="-5"/>
          <w:sz w:val="27"/>
          <w:szCs w:val="27"/>
        </w:rPr>
        <w:t xml:space="preserve"> </w:t>
      </w:r>
      <w:r w:rsidRPr="00184101">
        <w:rPr>
          <w:i/>
          <w:sz w:val="27"/>
          <w:szCs w:val="27"/>
        </w:rPr>
        <w:t>Sở</w:t>
      </w:r>
      <w:r w:rsidRPr="00184101">
        <w:rPr>
          <w:i/>
          <w:spacing w:val="-4"/>
          <w:sz w:val="27"/>
          <w:szCs w:val="27"/>
        </w:rPr>
        <w:t xml:space="preserve"> </w:t>
      </w:r>
      <w:r w:rsidRPr="00184101">
        <w:rPr>
          <w:i/>
          <w:sz w:val="27"/>
          <w:szCs w:val="27"/>
        </w:rPr>
        <w:t>Nông</w:t>
      </w:r>
      <w:r w:rsidRPr="00184101">
        <w:rPr>
          <w:i/>
          <w:spacing w:val="-5"/>
          <w:sz w:val="27"/>
          <w:szCs w:val="27"/>
        </w:rPr>
        <w:t xml:space="preserve"> </w:t>
      </w:r>
      <w:r w:rsidRPr="00184101">
        <w:rPr>
          <w:i/>
          <w:sz w:val="27"/>
          <w:szCs w:val="27"/>
        </w:rPr>
        <w:t>nghiệp</w:t>
      </w:r>
      <w:r w:rsidRPr="00184101">
        <w:rPr>
          <w:i/>
          <w:spacing w:val="-2"/>
          <w:sz w:val="27"/>
          <w:szCs w:val="27"/>
        </w:rPr>
        <w:t xml:space="preserve"> </w:t>
      </w:r>
      <w:r w:rsidRPr="00184101">
        <w:rPr>
          <w:i/>
          <w:sz w:val="27"/>
          <w:szCs w:val="27"/>
        </w:rPr>
        <w:t>và</w:t>
      </w:r>
      <w:r w:rsidRPr="00184101">
        <w:rPr>
          <w:i/>
          <w:spacing w:val="-2"/>
          <w:sz w:val="27"/>
          <w:szCs w:val="27"/>
        </w:rPr>
        <w:t xml:space="preserve"> </w:t>
      </w:r>
      <w:r w:rsidRPr="00184101">
        <w:rPr>
          <w:i/>
          <w:sz w:val="27"/>
          <w:szCs w:val="27"/>
        </w:rPr>
        <w:t>Môi</w:t>
      </w:r>
      <w:r w:rsidRPr="00184101">
        <w:rPr>
          <w:i/>
          <w:spacing w:val="-4"/>
          <w:sz w:val="27"/>
          <w:szCs w:val="27"/>
        </w:rPr>
        <w:t xml:space="preserve"> </w:t>
      </w:r>
      <w:r w:rsidRPr="00184101">
        <w:rPr>
          <w:i/>
          <w:spacing w:val="-2"/>
          <w:sz w:val="27"/>
          <w:szCs w:val="27"/>
        </w:rPr>
        <w:t>trường</w:t>
      </w:r>
      <w:r w:rsidR="00C936AD" w:rsidRPr="00184101">
        <w:rPr>
          <w:i/>
          <w:spacing w:val="-2"/>
          <w:sz w:val="27"/>
          <w:szCs w:val="27"/>
        </w:rPr>
        <w:t xml:space="preserve"> tại Tờ trình số 15826/TTr-SNNMT-PC ngày 27 tháng 5 năm 2026</w:t>
      </w:r>
      <w:r w:rsidRPr="00184101">
        <w:rPr>
          <w:i/>
          <w:spacing w:val="-2"/>
          <w:sz w:val="27"/>
          <w:szCs w:val="27"/>
        </w:rPr>
        <w:t>;</w:t>
      </w:r>
      <w:r w:rsidR="00C936AD" w:rsidRPr="00184101">
        <w:rPr>
          <w:i/>
          <w:spacing w:val="-2"/>
          <w:sz w:val="27"/>
          <w:szCs w:val="27"/>
        </w:rPr>
        <w:t xml:space="preserve"> </w:t>
      </w:r>
      <w:r w:rsidR="0029070F" w:rsidRPr="00184101">
        <w:rPr>
          <w:i/>
          <w:iCs/>
          <w:sz w:val="27"/>
          <w:szCs w:val="27"/>
        </w:rPr>
        <w:t xml:space="preserve">Ủy ban nhân dân Thành phố ban </w:t>
      </w:r>
      <w:r w:rsidR="0029070F" w:rsidRPr="00184101">
        <w:rPr>
          <w:i/>
          <w:iCs/>
          <w:sz w:val="27"/>
          <w:szCs w:val="27"/>
        </w:rPr>
        <w:lastRenderedPageBreak/>
        <w:t>hành</w:t>
      </w:r>
      <w:r w:rsidR="00453B1F" w:rsidRPr="00184101">
        <w:rPr>
          <w:sz w:val="27"/>
          <w:szCs w:val="27"/>
        </w:rPr>
        <w:t xml:space="preserve"> </w:t>
      </w:r>
      <w:r w:rsidR="00AD7824" w:rsidRPr="00184101">
        <w:rPr>
          <w:i/>
          <w:iCs/>
          <w:sz w:val="27"/>
          <w:szCs w:val="27"/>
        </w:rPr>
        <w:t>Quyết định phân cấp cho Chủ tịch Ủy ban nhân dân cấp xã thực hiện đối với các nhiệm vụ trong lĩnh vực đất đai trên địa bàn Thành phố Hồ Chí Minh</w:t>
      </w:r>
      <w:r w:rsidR="00C936AD" w:rsidRPr="00184101">
        <w:rPr>
          <w:i/>
          <w:iCs/>
          <w:sz w:val="27"/>
          <w:szCs w:val="27"/>
        </w:rPr>
        <w:t>.</w:t>
      </w:r>
    </w:p>
    <w:p w14:paraId="49137E3B" w14:textId="1B2313E1" w:rsidR="00C936AD" w:rsidRPr="00184101" w:rsidRDefault="00C936AD" w:rsidP="006B3639">
      <w:pPr>
        <w:widowControl w:val="0"/>
        <w:autoSpaceDE w:val="0"/>
        <w:autoSpaceDN w:val="0"/>
        <w:spacing w:before="400" w:after="400" w:line="254" w:lineRule="auto"/>
        <w:ind w:firstLine="567"/>
        <w:jc w:val="center"/>
        <w:rPr>
          <w:b/>
          <w:iCs/>
          <w:sz w:val="27"/>
          <w:szCs w:val="27"/>
        </w:rPr>
        <w:pPrChange w:id="20" w:author="Office" w:date="2026-06-22T09:40:00Z" w16du:dateUtc="2026-06-22T02:40:00Z">
          <w:pPr>
            <w:widowControl w:val="0"/>
            <w:autoSpaceDE w:val="0"/>
            <w:autoSpaceDN w:val="0"/>
            <w:spacing w:before="120" w:after="120"/>
            <w:ind w:firstLine="567"/>
            <w:jc w:val="center"/>
          </w:pPr>
        </w:pPrChange>
      </w:pPr>
      <w:r w:rsidRPr="00184101">
        <w:rPr>
          <w:b/>
          <w:iCs/>
          <w:sz w:val="27"/>
          <w:szCs w:val="27"/>
        </w:rPr>
        <w:t>QUYẾT ĐỊNH:</w:t>
      </w:r>
    </w:p>
    <w:p w14:paraId="2BFD481E" w14:textId="77777777" w:rsidR="0029070F" w:rsidRPr="00184101" w:rsidRDefault="0029070F" w:rsidP="006B3639">
      <w:pPr>
        <w:spacing w:after="200" w:line="254" w:lineRule="auto"/>
        <w:ind w:firstLine="567"/>
        <w:jc w:val="both"/>
        <w:rPr>
          <w:b/>
          <w:bCs/>
          <w:sz w:val="27"/>
          <w:szCs w:val="27"/>
        </w:rPr>
        <w:pPrChange w:id="21" w:author="Office" w:date="2026-06-22T09:39:00Z" w16du:dateUtc="2026-06-22T02:39:00Z">
          <w:pPr>
            <w:spacing w:after="60"/>
            <w:ind w:firstLine="567"/>
            <w:jc w:val="both"/>
          </w:pPr>
        </w:pPrChange>
      </w:pPr>
      <w:r w:rsidRPr="00184101">
        <w:rPr>
          <w:b/>
          <w:bCs/>
          <w:sz w:val="27"/>
          <w:szCs w:val="27"/>
        </w:rPr>
        <w:t>Điều 1. Phạm vi điều chỉnh</w:t>
      </w:r>
    </w:p>
    <w:p w14:paraId="439E389C" w14:textId="21BB857C" w:rsidR="00617417" w:rsidRPr="00184101" w:rsidRDefault="00617417" w:rsidP="006B3639">
      <w:pPr>
        <w:spacing w:after="200" w:line="254" w:lineRule="auto"/>
        <w:ind w:firstLine="567"/>
        <w:jc w:val="both"/>
        <w:rPr>
          <w:iCs/>
          <w:sz w:val="27"/>
          <w:szCs w:val="27"/>
        </w:rPr>
        <w:pPrChange w:id="22" w:author="Office" w:date="2026-06-22T09:39:00Z" w16du:dateUtc="2026-06-22T02:39:00Z">
          <w:pPr>
            <w:spacing w:after="60"/>
            <w:ind w:firstLine="567"/>
            <w:jc w:val="both"/>
          </w:pPr>
        </w:pPrChange>
      </w:pPr>
      <w:r w:rsidRPr="00184101">
        <w:rPr>
          <w:rFonts w:asciiTheme="majorHAnsi" w:hAnsiTheme="majorHAnsi" w:cstheme="majorHAnsi"/>
          <w:iCs/>
          <w:sz w:val="27"/>
          <w:szCs w:val="27"/>
        </w:rPr>
        <w:t>Quyết định này quy định phân cấp cho Chủ tịch Ủy ban nhân dân cấp xã thực hiện một số nhiệm vụ trong lĩnh vực đất đai theo quy định tại khoản 1 Điều 14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r w:rsidR="0074046D" w:rsidRPr="00184101">
        <w:rPr>
          <w:rFonts w:asciiTheme="majorHAnsi" w:hAnsiTheme="majorHAnsi" w:cstheme="majorHAnsi"/>
          <w:iCs/>
          <w:sz w:val="27"/>
          <w:szCs w:val="27"/>
        </w:rPr>
        <w:t>.</w:t>
      </w:r>
    </w:p>
    <w:p w14:paraId="43FE9F29" w14:textId="77777777" w:rsidR="0029070F" w:rsidRPr="00184101" w:rsidRDefault="0029070F" w:rsidP="006B3639">
      <w:pPr>
        <w:spacing w:after="200" w:line="254" w:lineRule="auto"/>
        <w:ind w:firstLine="567"/>
        <w:jc w:val="both"/>
        <w:rPr>
          <w:b/>
          <w:bCs/>
          <w:sz w:val="27"/>
          <w:szCs w:val="27"/>
        </w:rPr>
        <w:pPrChange w:id="23" w:author="Office" w:date="2026-06-22T09:39:00Z" w16du:dateUtc="2026-06-22T02:39:00Z">
          <w:pPr>
            <w:spacing w:after="60"/>
            <w:ind w:firstLine="567"/>
            <w:jc w:val="both"/>
          </w:pPr>
        </w:pPrChange>
      </w:pPr>
      <w:r w:rsidRPr="00184101">
        <w:rPr>
          <w:b/>
          <w:bCs/>
          <w:sz w:val="27"/>
          <w:szCs w:val="27"/>
        </w:rPr>
        <w:t>Điều 2. Đối tượng áp dụng</w:t>
      </w:r>
    </w:p>
    <w:p w14:paraId="1A2CB5E6" w14:textId="77777777" w:rsidR="0029070F" w:rsidRPr="00184101" w:rsidRDefault="0029070F" w:rsidP="006B3639">
      <w:pPr>
        <w:spacing w:after="200" w:line="254" w:lineRule="auto"/>
        <w:ind w:firstLine="567"/>
        <w:jc w:val="both"/>
        <w:rPr>
          <w:sz w:val="27"/>
          <w:szCs w:val="27"/>
        </w:rPr>
        <w:pPrChange w:id="24" w:author="Office" w:date="2026-06-22T09:39:00Z" w16du:dateUtc="2026-06-22T02:39:00Z">
          <w:pPr>
            <w:spacing w:after="60"/>
            <w:ind w:firstLine="567"/>
            <w:jc w:val="both"/>
          </w:pPr>
        </w:pPrChange>
      </w:pPr>
      <w:r w:rsidRPr="00184101">
        <w:rPr>
          <w:sz w:val="27"/>
          <w:szCs w:val="27"/>
        </w:rPr>
        <w:t>Cơ quan nhà nước, người sử dụng đất, tổ chức, cá nhân có liên quan đến việc thực hiện nhiệm vụ trong lĩnh vực đất đai trên địa bàn Thành phố Hồ Chí Minh.</w:t>
      </w:r>
    </w:p>
    <w:p w14:paraId="5DD555E2" w14:textId="5A47AEB2" w:rsidR="00CE63AA" w:rsidRPr="00184101" w:rsidRDefault="007B2A94" w:rsidP="006B3639">
      <w:pPr>
        <w:widowControl w:val="0"/>
        <w:autoSpaceDE w:val="0"/>
        <w:autoSpaceDN w:val="0"/>
        <w:spacing w:after="200" w:line="254" w:lineRule="auto"/>
        <w:ind w:right="141" w:firstLine="567"/>
        <w:jc w:val="both"/>
        <w:rPr>
          <w:b/>
          <w:bCs/>
          <w:sz w:val="27"/>
          <w:szCs w:val="27"/>
        </w:rPr>
        <w:pPrChange w:id="25" w:author="Office" w:date="2026-06-22T09:39:00Z" w16du:dateUtc="2026-06-22T02:39:00Z">
          <w:pPr>
            <w:widowControl w:val="0"/>
            <w:autoSpaceDE w:val="0"/>
            <w:autoSpaceDN w:val="0"/>
            <w:spacing w:after="60"/>
            <w:ind w:right="141" w:firstLine="567"/>
            <w:jc w:val="both"/>
          </w:pPr>
        </w:pPrChange>
      </w:pPr>
      <w:r w:rsidRPr="00184101">
        <w:rPr>
          <w:b/>
          <w:bCs/>
          <w:sz w:val="27"/>
          <w:szCs w:val="27"/>
        </w:rPr>
        <w:t xml:space="preserve">Điều </w:t>
      </w:r>
      <w:r w:rsidR="00B67241" w:rsidRPr="00184101">
        <w:rPr>
          <w:b/>
          <w:bCs/>
          <w:sz w:val="27"/>
          <w:szCs w:val="27"/>
        </w:rPr>
        <w:t>3</w:t>
      </w:r>
      <w:r w:rsidRPr="00184101">
        <w:rPr>
          <w:b/>
          <w:bCs/>
          <w:sz w:val="27"/>
          <w:szCs w:val="27"/>
        </w:rPr>
        <w:t xml:space="preserve">. Phân cấp </w:t>
      </w:r>
      <w:r w:rsidR="008D2F18" w:rsidRPr="00184101">
        <w:rPr>
          <w:b/>
          <w:bCs/>
          <w:sz w:val="27"/>
          <w:szCs w:val="27"/>
        </w:rPr>
        <w:t>cho Chủ tịch Ủy ban nhân dân cấp xã thực hiện các nhiệm vụ trong lĩnh vực đất đai trên địa bàn Thành phố Hồ Chí Minh</w:t>
      </w:r>
    </w:p>
    <w:p w14:paraId="3EFE8D4E" w14:textId="091B187F" w:rsidR="00807647" w:rsidRPr="00184101" w:rsidRDefault="00807647" w:rsidP="006B3639">
      <w:pPr>
        <w:widowControl w:val="0"/>
        <w:tabs>
          <w:tab w:val="left" w:pos="1120"/>
        </w:tabs>
        <w:autoSpaceDE w:val="0"/>
        <w:autoSpaceDN w:val="0"/>
        <w:spacing w:after="200" w:line="254" w:lineRule="auto"/>
        <w:ind w:right="127" w:firstLine="567"/>
        <w:jc w:val="both"/>
        <w:rPr>
          <w:sz w:val="27"/>
          <w:szCs w:val="27"/>
        </w:rPr>
        <w:pPrChange w:id="26" w:author="Office" w:date="2026-06-22T09:39:00Z" w16du:dateUtc="2026-06-22T02:39:00Z">
          <w:pPr>
            <w:widowControl w:val="0"/>
            <w:tabs>
              <w:tab w:val="left" w:pos="1120"/>
            </w:tabs>
            <w:autoSpaceDE w:val="0"/>
            <w:autoSpaceDN w:val="0"/>
            <w:spacing w:after="60"/>
            <w:ind w:right="127" w:firstLine="567"/>
            <w:contextualSpacing/>
            <w:jc w:val="both"/>
          </w:pPr>
        </w:pPrChange>
      </w:pPr>
      <w:r w:rsidRPr="00184101">
        <w:rPr>
          <w:spacing w:val="-4"/>
          <w:sz w:val="27"/>
          <w:szCs w:val="27"/>
        </w:rPr>
        <w:t xml:space="preserve">Ủy ban nhân dân Thành phố phân cấp cho Chủ tịch Ủy ban nhân dân cấp xã thực hiện </w:t>
      </w:r>
      <w:r w:rsidR="008D2F18" w:rsidRPr="00184101">
        <w:rPr>
          <w:spacing w:val="-4"/>
          <w:sz w:val="27"/>
          <w:szCs w:val="27"/>
        </w:rPr>
        <w:t>các</w:t>
      </w:r>
      <w:r w:rsidRPr="00184101">
        <w:rPr>
          <w:spacing w:val="-4"/>
          <w:sz w:val="27"/>
          <w:szCs w:val="27"/>
        </w:rPr>
        <w:t xml:space="preserve"> nhiệm vụ </w:t>
      </w:r>
      <w:r w:rsidR="006A1143">
        <w:rPr>
          <w:spacing w:val="-4"/>
          <w:sz w:val="27"/>
          <w:szCs w:val="27"/>
        </w:rPr>
        <w:t>trong lĩnh vực đất đai theo quy định tại khoản 1 Điều 14 Nghị định số 49/2026/NĐ-CP theo Phụ lục</w:t>
      </w:r>
      <w:r w:rsidRPr="00184101">
        <w:rPr>
          <w:spacing w:val="-4"/>
          <w:sz w:val="27"/>
          <w:szCs w:val="27"/>
        </w:rPr>
        <w:t xml:space="preserve"> ban hành kèm theo Quyết định này.</w:t>
      </w:r>
    </w:p>
    <w:p w14:paraId="7E74C359" w14:textId="4D9478FB" w:rsidR="00CE63AA" w:rsidRPr="00184101" w:rsidRDefault="007B2A94" w:rsidP="006B3639">
      <w:pPr>
        <w:widowControl w:val="0"/>
        <w:autoSpaceDE w:val="0"/>
        <w:autoSpaceDN w:val="0"/>
        <w:spacing w:after="200" w:line="254" w:lineRule="auto"/>
        <w:ind w:firstLine="567"/>
        <w:jc w:val="both"/>
        <w:outlineLvl w:val="0"/>
        <w:rPr>
          <w:b/>
          <w:bCs/>
          <w:sz w:val="27"/>
          <w:szCs w:val="27"/>
        </w:rPr>
        <w:pPrChange w:id="27" w:author="Office" w:date="2026-06-22T09:39:00Z" w16du:dateUtc="2026-06-22T02:39:00Z">
          <w:pPr>
            <w:widowControl w:val="0"/>
            <w:autoSpaceDE w:val="0"/>
            <w:autoSpaceDN w:val="0"/>
            <w:spacing w:after="60"/>
            <w:ind w:firstLine="567"/>
            <w:jc w:val="both"/>
            <w:outlineLvl w:val="0"/>
          </w:pPr>
        </w:pPrChange>
      </w:pPr>
      <w:r w:rsidRPr="00184101">
        <w:rPr>
          <w:b/>
          <w:bCs/>
          <w:sz w:val="27"/>
          <w:szCs w:val="27"/>
        </w:rPr>
        <w:t>Điều</w:t>
      </w:r>
      <w:r w:rsidRPr="00184101">
        <w:rPr>
          <w:b/>
          <w:bCs/>
          <w:spacing w:val="-2"/>
          <w:sz w:val="27"/>
          <w:szCs w:val="27"/>
        </w:rPr>
        <w:t xml:space="preserve"> </w:t>
      </w:r>
      <w:r w:rsidR="00625230" w:rsidRPr="00184101">
        <w:rPr>
          <w:b/>
          <w:bCs/>
          <w:sz w:val="27"/>
          <w:szCs w:val="27"/>
        </w:rPr>
        <w:t>4</w:t>
      </w:r>
      <w:r w:rsidRPr="00184101">
        <w:rPr>
          <w:b/>
          <w:bCs/>
          <w:sz w:val="27"/>
          <w:szCs w:val="27"/>
        </w:rPr>
        <w:t>.</w:t>
      </w:r>
      <w:r w:rsidRPr="00184101">
        <w:rPr>
          <w:b/>
          <w:bCs/>
          <w:spacing w:val="-3"/>
          <w:sz w:val="27"/>
          <w:szCs w:val="27"/>
        </w:rPr>
        <w:t xml:space="preserve"> </w:t>
      </w:r>
      <w:r w:rsidRPr="00184101">
        <w:rPr>
          <w:b/>
          <w:bCs/>
          <w:sz w:val="27"/>
          <w:szCs w:val="27"/>
        </w:rPr>
        <w:t>Áp</w:t>
      </w:r>
      <w:r w:rsidRPr="00184101">
        <w:rPr>
          <w:b/>
          <w:bCs/>
          <w:spacing w:val="-1"/>
          <w:sz w:val="27"/>
          <w:szCs w:val="27"/>
        </w:rPr>
        <w:t xml:space="preserve"> </w:t>
      </w:r>
      <w:r w:rsidRPr="00184101">
        <w:rPr>
          <w:b/>
          <w:bCs/>
          <w:sz w:val="27"/>
          <w:szCs w:val="27"/>
        </w:rPr>
        <w:t>dụng</w:t>
      </w:r>
      <w:r w:rsidRPr="00184101">
        <w:rPr>
          <w:b/>
          <w:bCs/>
          <w:spacing w:val="-2"/>
          <w:sz w:val="27"/>
          <w:szCs w:val="27"/>
        </w:rPr>
        <w:t xml:space="preserve"> </w:t>
      </w:r>
      <w:r w:rsidRPr="00184101">
        <w:rPr>
          <w:b/>
          <w:bCs/>
          <w:sz w:val="27"/>
          <w:szCs w:val="27"/>
        </w:rPr>
        <w:t>trình</w:t>
      </w:r>
      <w:r w:rsidRPr="00184101">
        <w:rPr>
          <w:b/>
          <w:bCs/>
          <w:spacing w:val="-2"/>
          <w:sz w:val="27"/>
          <w:szCs w:val="27"/>
        </w:rPr>
        <w:t xml:space="preserve"> </w:t>
      </w:r>
      <w:r w:rsidRPr="00184101">
        <w:rPr>
          <w:b/>
          <w:bCs/>
          <w:sz w:val="27"/>
          <w:szCs w:val="27"/>
        </w:rPr>
        <w:t>tự,</w:t>
      </w:r>
      <w:r w:rsidRPr="00184101">
        <w:rPr>
          <w:b/>
          <w:bCs/>
          <w:spacing w:val="-3"/>
          <w:sz w:val="27"/>
          <w:szCs w:val="27"/>
        </w:rPr>
        <w:t xml:space="preserve"> </w:t>
      </w:r>
      <w:r w:rsidRPr="00184101">
        <w:rPr>
          <w:b/>
          <w:bCs/>
          <w:sz w:val="27"/>
          <w:szCs w:val="27"/>
        </w:rPr>
        <w:t>thủ</w:t>
      </w:r>
      <w:r w:rsidRPr="00184101">
        <w:rPr>
          <w:b/>
          <w:bCs/>
          <w:spacing w:val="-3"/>
          <w:sz w:val="27"/>
          <w:szCs w:val="27"/>
        </w:rPr>
        <w:t xml:space="preserve"> </w:t>
      </w:r>
      <w:r w:rsidRPr="00184101">
        <w:rPr>
          <w:b/>
          <w:bCs/>
          <w:sz w:val="27"/>
          <w:szCs w:val="27"/>
        </w:rPr>
        <w:t>tục</w:t>
      </w:r>
      <w:r w:rsidRPr="00184101">
        <w:rPr>
          <w:b/>
          <w:bCs/>
          <w:spacing w:val="-2"/>
          <w:sz w:val="27"/>
          <w:szCs w:val="27"/>
        </w:rPr>
        <w:t xml:space="preserve"> </w:t>
      </w:r>
      <w:r w:rsidRPr="00184101">
        <w:rPr>
          <w:b/>
          <w:bCs/>
          <w:sz w:val="27"/>
          <w:szCs w:val="27"/>
        </w:rPr>
        <w:t>hành</w:t>
      </w:r>
      <w:r w:rsidRPr="00184101">
        <w:rPr>
          <w:b/>
          <w:bCs/>
          <w:spacing w:val="-4"/>
          <w:sz w:val="27"/>
          <w:szCs w:val="27"/>
        </w:rPr>
        <w:t xml:space="preserve"> </w:t>
      </w:r>
      <w:r w:rsidRPr="00184101">
        <w:rPr>
          <w:b/>
          <w:bCs/>
          <w:sz w:val="27"/>
          <w:szCs w:val="27"/>
        </w:rPr>
        <w:t>chính</w:t>
      </w:r>
      <w:r w:rsidRPr="00184101">
        <w:rPr>
          <w:b/>
          <w:bCs/>
          <w:spacing w:val="-5"/>
          <w:sz w:val="27"/>
          <w:szCs w:val="27"/>
        </w:rPr>
        <w:t xml:space="preserve"> </w:t>
      </w:r>
      <w:r w:rsidRPr="00184101">
        <w:rPr>
          <w:b/>
          <w:bCs/>
          <w:sz w:val="27"/>
          <w:szCs w:val="27"/>
        </w:rPr>
        <w:t>về</w:t>
      </w:r>
      <w:r w:rsidRPr="00184101">
        <w:rPr>
          <w:b/>
          <w:bCs/>
          <w:spacing w:val="-2"/>
          <w:sz w:val="27"/>
          <w:szCs w:val="27"/>
        </w:rPr>
        <w:t xml:space="preserve"> </w:t>
      </w:r>
      <w:r w:rsidRPr="00184101">
        <w:rPr>
          <w:b/>
          <w:bCs/>
          <w:sz w:val="27"/>
          <w:szCs w:val="27"/>
        </w:rPr>
        <w:t>đất</w:t>
      </w:r>
      <w:r w:rsidRPr="00184101">
        <w:rPr>
          <w:b/>
          <w:bCs/>
          <w:spacing w:val="-1"/>
          <w:sz w:val="27"/>
          <w:szCs w:val="27"/>
        </w:rPr>
        <w:t xml:space="preserve"> </w:t>
      </w:r>
      <w:r w:rsidRPr="00184101">
        <w:rPr>
          <w:b/>
          <w:bCs/>
          <w:spacing w:val="-5"/>
          <w:sz w:val="27"/>
          <w:szCs w:val="27"/>
        </w:rPr>
        <w:t>đai</w:t>
      </w:r>
    </w:p>
    <w:p w14:paraId="12B2974F" w14:textId="053BA92B" w:rsidR="00807647" w:rsidRPr="00184101" w:rsidRDefault="00807647" w:rsidP="006B3639">
      <w:pPr>
        <w:widowControl w:val="0"/>
        <w:autoSpaceDE w:val="0"/>
        <w:autoSpaceDN w:val="0"/>
        <w:spacing w:after="200" w:line="254" w:lineRule="auto"/>
        <w:ind w:right="134" w:firstLine="567"/>
        <w:jc w:val="both"/>
        <w:rPr>
          <w:sz w:val="27"/>
          <w:szCs w:val="27"/>
        </w:rPr>
        <w:pPrChange w:id="28" w:author="Office" w:date="2026-06-22T09:39:00Z" w16du:dateUtc="2026-06-22T02:39:00Z">
          <w:pPr>
            <w:widowControl w:val="0"/>
            <w:autoSpaceDE w:val="0"/>
            <w:autoSpaceDN w:val="0"/>
            <w:spacing w:after="60"/>
            <w:ind w:right="134" w:firstLine="567"/>
            <w:jc w:val="both"/>
          </w:pPr>
        </w:pPrChange>
      </w:pPr>
      <w:r w:rsidRPr="00184101">
        <w:rPr>
          <w:sz w:val="27"/>
          <w:szCs w:val="27"/>
        </w:rPr>
        <w:t>Tiếp tục áp dụng trình tự, thủ tục hành chính về đất đai theo quy định của pháp luật trước ngày 31 tháng 01 năm 2026 đến khi Ủy ban nhân dân Thành phố ban hành quy định về trình tự, thủ tục hành chính về đất đai quy định tại khoản 1 Điều 15 Nghị định số 49/2026/NĐ-CP.</w:t>
      </w:r>
    </w:p>
    <w:p w14:paraId="6622A45D" w14:textId="77777777" w:rsidR="00CF3EFF" w:rsidRPr="00184101" w:rsidRDefault="00340104" w:rsidP="006B3639">
      <w:pPr>
        <w:widowControl w:val="0"/>
        <w:autoSpaceDE w:val="0"/>
        <w:autoSpaceDN w:val="0"/>
        <w:spacing w:after="200" w:line="254" w:lineRule="auto"/>
        <w:ind w:right="128" w:firstLine="567"/>
        <w:jc w:val="both"/>
        <w:rPr>
          <w:b/>
          <w:bCs/>
          <w:sz w:val="27"/>
          <w:szCs w:val="27"/>
        </w:rPr>
        <w:pPrChange w:id="29" w:author="Office" w:date="2026-06-22T09:39:00Z" w16du:dateUtc="2026-06-22T02:39:00Z">
          <w:pPr>
            <w:widowControl w:val="0"/>
            <w:autoSpaceDE w:val="0"/>
            <w:autoSpaceDN w:val="0"/>
            <w:spacing w:after="60"/>
            <w:ind w:right="128" w:firstLine="567"/>
            <w:jc w:val="both"/>
          </w:pPr>
        </w:pPrChange>
      </w:pPr>
      <w:r w:rsidRPr="00184101">
        <w:rPr>
          <w:b/>
          <w:bCs/>
          <w:sz w:val="27"/>
          <w:szCs w:val="27"/>
        </w:rPr>
        <w:t>Điều</w:t>
      </w:r>
      <w:r w:rsidRPr="00184101">
        <w:rPr>
          <w:b/>
          <w:bCs/>
          <w:spacing w:val="-4"/>
          <w:sz w:val="27"/>
          <w:szCs w:val="27"/>
        </w:rPr>
        <w:t xml:space="preserve"> </w:t>
      </w:r>
      <w:r w:rsidR="004E1974" w:rsidRPr="00184101">
        <w:rPr>
          <w:b/>
          <w:bCs/>
          <w:sz w:val="27"/>
          <w:szCs w:val="27"/>
        </w:rPr>
        <w:t>5</w:t>
      </w:r>
      <w:r w:rsidRPr="00184101">
        <w:rPr>
          <w:bCs/>
          <w:sz w:val="27"/>
          <w:szCs w:val="27"/>
        </w:rPr>
        <w:t>.</w:t>
      </w:r>
      <w:r w:rsidRPr="00184101">
        <w:rPr>
          <w:bCs/>
          <w:spacing w:val="-4"/>
          <w:sz w:val="27"/>
          <w:szCs w:val="27"/>
        </w:rPr>
        <w:t xml:space="preserve"> </w:t>
      </w:r>
      <w:r w:rsidR="00CF3EFF" w:rsidRPr="00184101">
        <w:rPr>
          <w:b/>
          <w:bCs/>
          <w:sz w:val="27"/>
          <w:szCs w:val="27"/>
        </w:rPr>
        <w:t>Tổ chức thực hiện</w:t>
      </w:r>
    </w:p>
    <w:p w14:paraId="6C17F1B7" w14:textId="4578F620" w:rsidR="00CF3EFF" w:rsidRPr="00184101" w:rsidRDefault="00920AE0" w:rsidP="006B3639">
      <w:pPr>
        <w:widowControl w:val="0"/>
        <w:autoSpaceDE w:val="0"/>
        <w:autoSpaceDN w:val="0"/>
        <w:spacing w:after="200" w:line="254" w:lineRule="auto"/>
        <w:ind w:right="128" w:firstLine="567"/>
        <w:jc w:val="both"/>
        <w:rPr>
          <w:b/>
          <w:bCs/>
          <w:sz w:val="27"/>
          <w:szCs w:val="27"/>
        </w:rPr>
        <w:pPrChange w:id="30" w:author="Office" w:date="2026-06-22T09:39:00Z" w16du:dateUtc="2026-06-22T02:39:00Z">
          <w:pPr>
            <w:widowControl w:val="0"/>
            <w:autoSpaceDE w:val="0"/>
            <w:autoSpaceDN w:val="0"/>
            <w:spacing w:after="60"/>
            <w:ind w:right="128" w:firstLine="567"/>
            <w:jc w:val="both"/>
          </w:pPr>
        </w:pPrChange>
      </w:pPr>
      <w:ins w:id="31" w:author="Office" w:date="2026-06-22T09:40:00Z" w16du:dateUtc="2026-06-22T02:40:00Z">
        <w:r w:rsidRPr="00920AE0">
          <w:rPr>
            <w:sz w:val="27"/>
            <w:szCs w:val="27"/>
            <w:rPrChange w:id="32" w:author="Office" w:date="2026-06-22T09:40:00Z" w16du:dateUtc="2026-06-22T02:40:00Z">
              <w:rPr>
                <w:sz w:val="27"/>
                <w:szCs w:val="27"/>
                <w:lang w:val="en-US"/>
              </w:rPr>
            </w:rPrChange>
          </w:rPr>
          <w:t xml:space="preserve">a) </w:t>
        </w:r>
      </w:ins>
      <w:r w:rsidR="00CF3EFF" w:rsidRPr="00184101">
        <w:rPr>
          <w:sz w:val="27"/>
          <w:szCs w:val="27"/>
        </w:rPr>
        <w:t xml:space="preserve">Chủ tịch Ủy ban nhân dân cấp xã có trách nhiệm thực hiện đúng nhiệm vụ, quyền hạn đã được phân cấp và chịu trách nhiệm trước Ủy ban nhân dân </w:t>
      </w:r>
      <w:r w:rsidR="009923ED" w:rsidRPr="00184101">
        <w:rPr>
          <w:sz w:val="27"/>
          <w:szCs w:val="27"/>
        </w:rPr>
        <w:t>Thành phố</w:t>
      </w:r>
      <w:r w:rsidR="00CF3EFF" w:rsidRPr="00184101">
        <w:rPr>
          <w:sz w:val="27"/>
          <w:szCs w:val="27"/>
        </w:rPr>
        <w:t>, trước pháp luật về kết quả thực hiện nhiệm vụ, quyền</w:t>
      </w:r>
      <w:r w:rsidR="00CF3EFF" w:rsidRPr="00184101">
        <w:rPr>
          <w:spacing w:val="40"/>
          <w:sz w:val="27"/>
          <w:szCs w:val="27"/>
        </w:rPr>
        <w:t xml:space="preserve"> </w:t>
      </w:r>
      <w:r w:rsidR="00CF3EFF" w:rsidRPr="00184101">
        <w:rPr>
          <w:sz w:val="27"/>
          <w:szCs w:val="27"/>
        </w:rPr>
        <w:t>hạn được phân cấp.</w:t>
      </w:r>
    </w:p>
    <w:p w14:paraId="0410D086" w14:textId="2BFC5B39" w:rsidR="006A1143" w:rsidRPr="006A1143" w:rsidRDefault="00920AE0" w:rsidP="006B3639">
      <w:pPr>
        <w:widowControl w:val="0"/>
        <w:autoSpaceDE w:val="0"/>
        <w:autoSpaceDN w:val="0"/>
        <w:spacing w:after="200" w:line="254" w:lineRule="auto"/>
        <w:ind w:right="128" w:firstLine="567"/>
        <w:jc w:val="both"/>
        <w:rPr>
          <w:ins w:id="33" w:author="Office" w:date="2026-06-22T09:34:00Z" w16du:dateUtc="2026-06-22T02:34:00Z"/>
          <w:b/>
          <w:bCs/>
          <w:sz w:val="27"/>
          <w:szCs w:val="27"/>
          <w:rPrChange w:id="34" w:author="Office" w:date="2026-06-22T09:34:00Z" w16du:dateUtc="2026-06-22T02:34:00Z">
            <w:rPr>
              <w:ins w:id="35" w:author="Office" w:date="2026-06-22T09:34:00Z" w16du:dateUtc="2026-06-22T02:34:00Z"/>
              <w:sz w:val="27"/>
              <w:szCs w:val="27"/>
            </w:rPr>
          </w:rPrChange>
        </w:rPr>
        <w:pPrChange w:id="36" w:author="Office" w:date="2026-06-22T09:39:00Z" w16du:dateUtc="2026-06-22T02:39:00Z">
          <w:pPr>
            <w:widowControl w:val="0"/>
            <w:autoSpaceDE w:val="0"/>
            <w:autoSpaceDN w:val="0"/>
            <w:spacing w:after="60"/>
            <w:ind w:right="128" w:firstLine="567"/>
            <w:jc w:val="both"/>
          </w:pPr>
        </w:pPrChange>
      </w:pPr>
      <w:ins w:id="37" w:author="Office" w:date="2026-06-22T09:40:00Z" w16du:dateUtc="2026-06-22T02:40:00Z">
        <w:r w:rsidRPr="00920AE0">
          <w:rPr>
            <w:sz w:val="27"/>
            <w:szCs w:val="27"/>
            <w:rPrChange w:id="38" w:author="Office" w:date="2026-06-22T09:40:00Z" w16du:dateUtc="2026-06-22T02:40:00Z">
              <w:rPr>
                <w:sz w:val="27"/>
                <w:szCs w:val="27"/>
                <w:lang w:val="en-US"/>
              </w:rPr>
            </w:rPrChange>
          </w:rPr>
          <w:t xml:space="preserve">b) </w:t>
        </w:r>
      </w:ins>
      <w:r w:rsidR="007B2A94" w:rsidRPr="00184101">
        <w:rPr>
          <w:sz w:val="27"/>
          <w:szCs w:val="27"/>
        </w:rPr>
        <w:t xml:space="preserve">Chủ tịch </w:t>
      </w:r>
      <w:r w:rsidR="00587430" w:rsidRPr="00184101">
        <w:rPr>
          <w:sz w:val="27"/>
          <w:szCs w:val="27"/>
        </w:rPr>
        <w:t>Ủy ban nhân dân</w:t>
      </w:r>
      <w:r w:rsidR="007B2A94" w:rsidRPr="00184101">
        <w:rPr>
          <w:sz w:val="27"/>
          <w:szCs w:val="27"/>
        </w:rPr>
        <w:t xml:space="preserve"> cấp xã định kỳ đánh giá, báo cáo kết quả việc thực hiện nhiệm vụ, quyền hạn được phân cấp theo quy định (qua Sở Nông nghiệp và Môi trường tổng hợp, báo cáo).</w:t>
      </w:r>
    </w:p>
    <w:p w14:paraId="4FE77EE2" w14:textId="376E51B8" w:rsidR="00CE63AA" w:rsidRDefault="00920AE0" w:rsidP="006B3639">
      <w:pPr>
        <w:widowControl w:val="0"/>
        <w:autoSpaceDE w:val="0"/>
        <w:autoSpaceDN w:val="0"/>
        <w:spacing w:after="200" w:line="254" w:lineRule="auto"/>
        <w:ind w:right="128" w:firstLine="567"/>
        <w:jc w:val="both"/>
        <w:rPr>
          <w:ins w:id="39" w:author="Office" w:date="2026-06-22T09:40:00Z" w16du:dateUtc="2026-06-22T02:40:00Z"/>
          <w:sz w:val="27"/>
          <w:szCs w:val="27"/>
          <w:lang w:val="en-US"/>
        </w:rPr>
      </w:pPr>
      <w:ins w:id="40" w:author="Office" w:date="2026-06-22T09:40:00Z" w16du:dateUtc="2026-06-22T02:40:00Z">
        <w:r w:rsidRPr="00920AE0">
          <w:rPr>
            <w:sz w:val="27"/>
            <w:szCs w:val="27"/>
            <w:rPrChange w:id="41" w:author="Office" w:date="2026-06-22T09:40:00Z" w16du:dateUtc="2026-06-22T02:40:00Z">
              <w:rPr>
                <w:sz w:val="27"/>
                <w:szCs w:val="27"/>
                <w:lang w:val="en-US"/>
              </w:rPr>
            </w:rPrChange>
          </w:rPr>
          <w:t xml:space="preserve">c) </w:t>
        </w:r>
      </w:ins>
      <w:ins w:id="42" w:author="Office" w:date="2026-06-22T09:34:00Z" w16du:dateUtc="2026-06-22T02:34:00Z">
        <w:r w:rsidR="006A1143" w:rsidRPr="006B3639">
          <w:rPr>
            <w:sz w:val="27"/>
            <w:szCs w:val="27"/>
          </w:rPr>
          <w:t>Sở Nông nghiệp và Môi trường có trách nhiệm hướng dẫn chuyên môn, nghiệp vụ; kiểm tra, thanh tra việc thực hiện phân cấp; tổng hợp, báo cáo Ủy ban nhân dân Thành phố kết quả thực hiện nhiệm vụ, quyền hạn được phân cấp theo quy định.</w:t>
        </w:r>
      </w:ins>
    </w:p>
    <w:p w14:paraId="21F3C34A" w14:textId="77777777" w:rsidR="00920AE0" w:rsidRPr="00920AE0" w:rsidRDefault="00920AE0" w:rsidP="006B3639">
      <w:pPr>
        <w:widowControl w:val="0"/>
        <w:autoSpaceDE w:val="0"/>
        <w:autoSpaceDN w:val="0"/>
        <w:spacing w:after="200" w:line="254" w:lineRule="auto"/>
        <w:ind w:right="128" w:firstLine="567"/>
        <w:jc w:val="both"/>
        <w:rPr>
          <w:sz w:val="27"/>
          <w:szCs w:val="27"/>
          <w:lang w:val="en-US"/>
          <w:rPrChange w:id="43" w:author="Office" w:date="2026-06-22T09:40:00Z" w16du:dateUtc="2026-06-22T02:40:00Z">
            <w:rPr>
              <w:b/>
              <w:bCs/>
              <w:sz w:val="27"/>
              <w:szCs w:val="27"/>
            </w:rPr>
          </w:rPrChange>
        </w:rPr>
        <w:pPrChange w:id="44" w:author="Office" w:date="2026-06-22T09:39:00Z" w16du:dateUtc="2026-06-22T02:39:00Z">
          <w:pPr>
            <w:widowControl w:val="0"/>
            <w:autoSpaceDE w:val="0"/>
            <w:autoSpaceDN w:val="0"/>
            <w:spacing w:after="60"/>
            <w:ind w:right="128" w:firstLine="567"/>
            <w:jc w:val="both"/>
          </w:pPr>
        </w:pPrChange>
      </w:pPr>
    </w:p>
    <w:p w14:paraId="7EFB85CE" w14:textId="5F93B0D6" w:rsidR="00CE63AA" w:rsidRPr="00184101" w:rsidRDefault="007B2A94" w:rsidP="006B3639">
      <w:pPr>
        <w:widowControl w:val="0"/>
        <w:autoSpaceDE w:val="0"/>
        <w:autoSpaceDN w:val="0"/>
        <w:spacing w:after="200" w:line="254" w:lineRule="auto"/>
        <w:ind w:firstLine="567"/>
        <w:jc w:val="both"/>
        <w:outlineLvl w:val="0"/>
        <w:rPr>
          <w:b/>
          <w:bCs/>
          <w:sz w:val="27"/>
          <w:szCs w:val="27"/>
        </w:rPr>
        <w:pPrChange w:id="45" w:author="Office" w:date="2026-06-22T09:39:00Z" w16du:dateUtc="2026-06-22T02:39:00Z">
          <w:pPr>
            <w:widowControl w:val="0"/>
            <w:autoSpaceDE w:val="0"/>
            <w:autoSpaceDN w:val="0"/>
            <w:spacing w:after="60"/>
            <w:ind w:firstLine="567"/>
            <w:jc w:val="both"/>
            <w:outlineLvl w:val="0"/>
          </w:pPr>
        </w:pPrChange>
      </w:pPr>
      <w:r w:rsidRPr="00184101">
        <w:rPr>
          <w:b/>
          <w:bCs/>
          <w:sz w:val="27"/>
          <w:szCs w:val="27"/>
        </w:rPr>
        <w:lastRenderedPageBreak/>
        <w:t>Điều</w:t>
      </w:r>
      <w:r w:rsidRPr="00184101">
        <w:rPr>
          <w:b/>
          <w:bCs/>
          <w:spacing w:val="-4"/>
          <w:sz w:val="27"/>
          <w:szCs w:val="27"/>
        </w:rPr>
        <w:t xml:space="preserve"> </w:t>
      </w:r>
      <w:r w:rsidR="004E1974" w:rsidRPr="00184101">
        <w:rPr>
          <w:b/>
          <w:bCs/>
          <w:sz w:val="27"/>
          <w:szCs w:val="27"/>
        </w:rPr>
        <w:t>6</w:t>
      </w:r>
      <w:r w:rsidRPr="00184101">
        <w:rPr>
          <w:b/>
          <w:bCs/>
          <w:sz w:val="27"/>
          <w:szCs w:val="27"/>
        </w:rPr>
        <w:t>.</w:t>
      </w:r>
      <w:r w:rsidRPr="00184101">
        <w:rPr>
          <w:b/>
          <w:bCs/>
          <w:spacing w:val="-4"/>
          <w:sz w:val="27"/>
          <w:szCs w:val="27"/>
        </w:rPr>
        <w:t xml:space="preserve"> </w:t>
      </w:r>
      <w:r w:rsidRPr="00184101">
        <w:rPr>
          <w:b/>
          <w:bCs/>
          <w:sz w:val="27"/>
          <w:szCs w:val="27"/>
        </w:rPr>
        <w:t>Điều</w:t>
      </w:r>
      <w:r w:rsidRPr="00184101">
        <w:rPr>
          <w:b/>
          <w:bCs/>
          <w:spacing w:val="-3"/>
          <w:sz w:val="27"/>
          <w:szCs w:val="27"/>
        </w:rPr>
        <w:t xml:space="preserve"> </w:t>
      </w:r>
      <w:r w:rsidRPr="00184101">
        <w:rPr>
          <w:b/>
          <w:bCs/>
          <w:sz w:val="27"/>
          <w:szCs w:val="27"/>
        </w:rPr>
        <w:t>khoản</w:t>
      </w:r>
      <w:r w:rsidRPr="00184101">
        <w:rPr>
          <w:b/>
          <w:bCs/>
          <w:spacing w:val="-3"/>
          <w:sz w:val="27"/>
          <w:szCs w:val="27"/>
        </w:rPr>
        <w:t xml:space="preserve"> </w:t>
      </w:r>
      <w:r w:rsidRPr="00184101">
        <w:rPr>
          <w:b/>
          <w:bCs/>
          <w:sz w:val="27"/>
          <w:szCs w:val="27"/>
        </w:rPr>
        <w:t>thi</w:t>
      </w:r>
      <w:r w:rsidRPr="00184101">
        <w:rPr>
          <w:b/>
          <w:bCs/>
          <w:spacing w:val="-2"/>
          <w:sz w:val="27"/>
          <w:szCs w:val="27"/>
        </w:rPr>
        <w:t xml:space="preserve"> </w:t>
      </w:r>
      <w:r w:rsidRPr="00184101">
        <w:rPr>
          <w:b/>
          <w:bCs/>
          <w:spacing w:val="-4"/>
          <w:sz w:val="27"/>
          <w:szCs w:val="27"/>
        </w:rPr>
        <w:t>hành</w:t>
      </w:r>
    </w:p>
    <w:p w14:paraId="12492AA6" w14:textId="6A076577" w:rsidR="00CE63AA" w:rsidRPr="00184101" w:rsidRDefault="007B2A94" w:rsidP="006B3639">
      <w:pPr>
        <w:widowControl w:val="0"/>
        <w:numPr>
          <w:ilvl w:val="0"/>
          <w:numId w:val="3"/>
        </w:numPr>
        <w:tabs>
          <w:tab w:val="left" w:pos="1142"/>
        </w:tabs>
        <w:autoSpaceDE w:val="0"/>
        <w:autoSpaceDN w:val="0"/>
        <w:spacing w:after="200" w:line="254" w:lineRule="auto"/>
        <w:ind w:left="0" w:firstLine="567"/>
        <w:jc w:val="both"/>
        <w:rPr>
          <w:sz w:val="27"/>
          <w:szCs w:val="27"/>
        </w:rPr>
        <w:pPrChange w:id="46" w:author="Office" w:date="2026-06-22T09:39:00Z" w16du:dateUtc="2026-06-22T02:39:00Z">
          <w:pPr>
            <w:widowControl w:val="0"/>
            <w:numPr>
              <w:numId w:val="3"/>
            </w:numPr>
            <w:tabs>
              <w:tab w:val="left" w:pos="1142"/>
            </w:tabs>
            <w:autoSpaceDE w:val="0"/>
            <w:autoSpaceDN w:val="0"/>
            <w:spacing w:after="60"/>
            <w:ind w:firstLine="567"/>
            <w:jc w:val="both"/>
          </w:pPr>
        </w:pPrChange>
      </w:pPr>
      <w:r w:rsidRPr="00184101">
        <w:rPr>
          <w:sz w:val="27"/>
          <w:szCs w:val="27"/>
        </w:rPr>
        <w:t>Quyết</w:t>
      </w:r>
      <w:r w:rsidRPr="00184101">
        <w:rPr>
          <w:spacing w:val="-3"/>
          <w:sz w:val="27"/>
          <w:szCs w:val="27"/>
        </w:rPr>
        <w:t xml:space="preserve"> </w:t>
      </w:r>
      <w:r w:rsidRPr="00184101">
        <w:rPr>
          <w:sz w:val="27"/>
          <w:szCs w:val="27"/>
        </w:rPr>
        <w:t>định này</w:t>
      </w:r>
      <w:r w:rsidRPr="00184101">
        <w:rPr>
          <w:spacing w:val="-4"/>
          <w:sz w:val="27"/>
          <w:szCs w:val="27"/>
        </w:rPr>
        <w:t xml:space="preserve"> </w:t>
      </w:r>
      <w:r w:rsidRPr="00184101">
        <w:rPr>
          <w:sz w:val="27"/>
          <w:szCs w:val="27"/>
        </w:rPr>
        <w:t>có</w:t>
      </w:r>
      <w:r w:rsidRPr="00184101">
        <w:rPr>
          <w:spacing w:val="-1"/>
          <w:sz w:val="27"/>
          <w:szCs w:val="27"/>
        </w:rPr>
        <w:t xml:space="preserve"> </w:t>
      </w:r>
      <w:r w:rsidRPr="00184101">
        <w:rPr>
          <w:sz w:val="27"/>
          <w:szCs w:val="27"/>
        </w:rPr>
        <w:t>hiệu</w:t>
      </w:r>
      <w:r w:rsidRPr="00184101">
        <w:rPr>
          <w:spacing w:val="-4"/>
          <w:sz w:val="27"/>
          <w:szCs w:val="27"/>
        </w:rPr>
        <w:t xml:space="preserve"> </w:t>
      </w:r>
      <w:r w:rsidRPr="00184101">
        <w:rPr>
          <w:sz w:val="27"/>
          <w:szCs w:val="27"/>
        </w:rPr>
        <w:t>lực</w:t>
      </w:r>
      <w:r w:rsidRPr="00184101">
        <w:rPr>
          <w:spacing w:val="-1"/>
          <w:sz w:val="27"/>
          <w:szCs w:val="27"/>
        </w:rPr>
        <w:t xml:space="preserve"> </w:t>
      </w:r>
      <w:r w:rsidRPr="00184101">
        <w:rPr>
          <w:sz w:val="27"/>
          <w:szCs w:val="27"/>
        </w:rPr>
        <w:t>kể</w:t>
      </w:r>
      <w:r w:rsidRPr="00184101">
        <w:rPr>
          <w:spacing w:val="-4"/>
          <w:sz w:val="27"/>
          <w:szCs w:val="27"/>
        </w:rPr>
        <w:t xml:space="preserve"> </w:t>
      </w:r>
      <w:r w:rsidRPr="00184101">
        <w:rPr>
          <w:sz w:val="27"/>
          <w:szCs w:val="27"/>
        </w:rPr>
        <w:t>từ</w:t>
      </w:r>
      <w:r w:rsidRPr="00184101">
        <w:rPr>
          <w:spacing w:val="-2"/>
          <w:sz w:val="27"/>
          <w:szCs w:val="27"/>
        </w:rPr>
        <w:t xml:space="preserve"> </w:t>
      </w:r>
      <w:r w:rsidR="00C936AD" w:rsidRPr="00184101">
        <w:rPr>
          <w:sz w:val="27"/>
          <w:szCs w:val="27"/>
        </w:rPr>
        <w:t>ký ban hành</w:t>
      </w:r>
      <w:r w:rsidRPr="00184101">
        <w:rPr>
          <w:spacing w:val="-2"/>
          <w:sz w:val="27"/>
          <w:szCs w:val="27"/>
        </w:rPr>
        <w:t>.</w:t>
      </w:r>
    </w:p>
    <w:p w14:paraId="2681BD0A" w14:textId="48EE1054" w:rsidR="001C6FC6" w:rsidRPr="00184101" w:rsidRDefault="007B2A94" w:rsidP="00920AE0">
      <w:pPr>
        <w:widowControl w:val="0"/>
        <w:numPr>
          <w:ilvl w:val="0"/>
          <w:numId w:val="3"/>
        </w:numPr>
        <w:tabs>
          <w:tab w:val="left" w:pos="1146"/>
        </w:tabs>
        <w:autoSpaceDE w:val="0"/>
        <w:autoSpaceDN w:val="0"/>
        <w:spacing w:after="400" w:line="254" w:lineRule="auto"/>
        <w:ind w:left="0" w:right="136" w:firstLine="567"/>
        <w:jc w:val="both"/>
        <w:rPr>
          <w:sz w:val="27"/>
          <w:szCs w:val="27"/>
        </w:rPr>
        <w:pPrChange w:id="47" w:author="Office" w:date="2026-06-22T09:40:00Z" w16du:dateUtc="2026-06-22T02:40:00Z">
          <w:pPr>
            <w:widowControl w:val="0"/>
            <w:numPr>
              <w:numId w:val="3"/>
            </w:numPr>
            <w:tabs>
              <w:tab w:val="left" w:pos="1146"/>
            </w:tabs>
            <w:autoSpaceDE w:val="0"/>
            <w:autoSpaceDN w:val="0"/>
            <w:spacing w:after="240"/>
            <w:ind w:right="136" w:firstLine="567"/>
            <w:jc w:val="both"/>
          </w:pPr>
        </w:pPrChange>
      </w:pPr>
      <w:r w:rsidRPr="00184101">
        <w:rPr>
          <w:sz w:val="27"/>
          <w:szCs w:val="27"/>
        </w:rPr>
        <w:t xml:space="preserve">Thủ trưởng các cơ quan thuộc </w:t>
      </w:r>
      <w:r w:rsidR="00B25602" w:rsidRPr="00184101">
        <w:rPr>
          <w:sz w:val="27"/>
          <w:szCs w:val="27"/>
        </w:rPr>
        <w:t>Ủy ban nhân dân</w:t>
      </w:r>
      <w:r w:rsidRPr="00184101">
        <w:rPr>
          <w:sz w:val="27"/>
          <w:szCs w:val="27"/>
        </w:rPr>
        <w:t xml:space="preserve"> </w:t>
      </w:r>
      <w:r w:rsidR="00B25602" w:rsidRPr="00184101">
        <w:rPr>
          <w:sz w:val="27"/>
          <w:szCs w:val="27"/>
        </w:rPr>
        <w:t>Thành phố</w:t>
      </w:r>
      <w:r w:rsidRPr="00184101">
        <w:rPr>
          <w:sz w:val="27"/>
          <w:szCs w:val="27"/>
        </w:rPr>
        <w:t xml:space="preserve">; </w:t>
      </w:r>
      <w:r w:rsidR="004D5CD0" w:rsidRPr="00184101">
        <w:rPr>
          <w:sz w:val="27"/>
          <w:szCs w:val="27"/>
        </w:rPr>
        <w:t>Ủy ban nhân dân</w:t>
      </w:r>
      <w:r w:rsidRPr="00184101">
        <w:rPr>
          <w:sz w:val="27"/>
          <w:szCs w:val="27"/>
        </w:rPr>
        <w:t xml:space="preserve"> các xã, phường</w:t>
      </w:r>
      <w:r w:rsidR="004D5CD0" w:rsidRPr="00184101">
        <w:rPr>
          <w:sz w:val="27"/>
          <w:szCs w:val="27"/>
        </w:rPr>
        <w:t>, đặc khu</w:t>
      </w:r>
      <w:r w:rsidRPr="00184101">
        <w:rPr>
          <w:sz w:val="27"/>
          <w:szCs w:val="27"/>
        </w:rPr>
        <w:t xml:space="preserve">; Chủ tịch </w:t>
      </w:r>
      <w:r w:rsidR="00DD3985" w:rsidRPr="00184101">
        <w:rPr>
          <w:sz w:val="27"/>
          <w:szCs w:val="27"/>
        </w:rPr>
        <w:t>Ủy ban nhân dân</w:t>
      </w:r>
      <w:r w:rsidRPr="00184101">
        <w:rPr>
          <w:sz w:val="27"/>
          <w:szCs w:val="27"/>
        </w:rPr>
        <w:t xml:space="preserve"> các xã, phường</w:t>
      </w:r>
      <w:r w:rsidR="00DD3985" w:rsidRPr="00184101">
        <w:rPr>
          <w:sz w:val="27"/>
          <w:szCs w:val="27"/>
        </w:rPr>
        <w:t>, đặc khu</w:t>
      </w:r>
      <w:r w:rsidRPr="00184101">
        <w:rPr>
          <w:sz w:val="27"/>
          <w:szCs w:val="27"/>
        </w:rPr>
        <w:t xml:space="preserve"> và các cơ quan, tổ chức, cá nhân có liên quan chịu trách</w:t>
      </w:r>
      <w:r w:rsidRPr="00184101">
        <w:rPr>
          <w:spacing w:val="40"/>
          <w:sz w:val="27"/>
          <w:szCs w:val="27"/>
        </w:rPr>
        <w:t xml:space="preserve"> </w:t>
      </w:r>
      <w:r w:rsidRPr="00184101">
        <w:rPr>
          <w:sz w:val="27"/>
          <w:szCs w:val="27"/>
        </w:rPr>
        <w:t xml:space="preserve">nhiệm thi hành Quyết định </w:t>
      </w:r>
      <w:r w:rsidR="009D4C4B">
        <w:rPr>
          <w:sz w:val="27"/>
          <w:szCs w:val="27"/>
        </w:rPr>
        <w:t>này./.</w:t>
      </w:r>
    </w:p>
    <w:tbl>
      <w:tblPr>
        <w:tblW w:w="8931" w:type="dxa"/>
        <w:tblLayout w:type="fixed"/>
        <w:tblCellMar>
          <w:left w:w="0" w:type="dxa"/>
          <w:right w:w="0" w:type="dxa"/>
        </w:tblCellMar>
        <w:tblLook w:val="01E0" w:firstRow="1" w:lastRow="1" w:firstColumn="1" w:lastColumn="1" w:noHBand="0" w:noVBand="0"/>
      </w:tblPr>
      <w:tblGrid>
        <w:gridCol w:w="5103"/>
        <w:gridCol w:w="3828"/>
      </w:tblGrid>
      <w:tr w:rsidR="008F5741" w:rsidRPr="00184101" w14:paraId="31D4BBED" w14:textId="77777777" w:rsidTr="0024168C">
        <w:trPr>
          <w:trHeight w:val="4060"/>
        </w:trPr>
        <w:tc>
          <w:tcPr>
            <w:tcW w:w="5103" w:type="dxa"/>
          </w:tcPr>
          <w:p w14:paraId="3F6DBE78" w14:textId="77777777" w:rsidR="00CE63AA" w:rsidRPr="00184101" w:rsidRDefault="007B2A94">
            <w:pPr>
              <w:widowControl w:val="0"/>
              <w:autoSpaceDE w:val="0"/>
              <w:autoSpaceDN w:val="0"/>
              <w:spacing w:line="264" w:lineRule="exact"/>
              <w:ind w:left="50"/>
              <w:rPr>
                <w:b/>
                <w:i/>
                <w:szCs w:val="22"/>
              </w:rPr>
            </w:pPr>
            <w:r w:rsidRPr="00184101">
              <w:rPr>
                <w:b/>
                <w:i/>
                <w:szCs w:val="22"/>
              </w:rPr>
              <w:t xml:space="preserve">Nơi </w:t>
            </w:r>
            <w:r w:rsidRPr="00184101">
              <w:rPr>
                <w:b/>
                <w:i/>
                <w:spacing w:val="-2"/>
                <w:szCs w:val="22"/>
              </w:rPr>
              <w:t>nhận:</w:t>
            </w:r>
          </w:p>
          <w:p w14:paraId="7030D716" w14:textId="2D151209" w:rsidR="00CE63AA" w:rsidRPr="00184101" w:rsidRDefault="007B2A94">
            <w:pPr>
              <w:widowControl w:val="0"/>
              <w:numPr>
                <w:ilvl w:val="0"/>
                <w:numId w:val="4"/>
              </w:numPr>
              <w:tabs>
                <w:tab w:val="left" w:pos="176"/>
              </w:tabs>
              <w:autoSpaceDE w:val="0"/>
              <w:autoSpaceDN w:val="0"/>
              <w:spacing w:line="252" w:lineRule="exact"/>
              <w:ind w:left="176" w:hanging="126"/>
              <w:rPr>
                <w:sz w:val="22"/>
                <w:szCs w:val="22"/>
              </w:rPr>
            </w:pPr>
            <w:r w:rsidRPr="00184101">
              <w:rPr>
                <w:sz w:val="22"/>
                <w:szCs w:val="22"/>
              </w:rPr>
              <w:t>Như</w:t>
            </w:r>
            <w:r w:rsidRPr="00184101">
              <w:rPr>
                <w:spacing w:val="-2"/>
                <w:sz w:val="22"/>
                <w:szCs w:val="22"/>
              </w:rPr>
              <w:t xml:space="preserve"> </w:t>
            </w:r>
            <w:r w:rsidRPr="00184101">
              <w:rPr>
                <w:sz w:val="22"/>
                <w:szCs w:val="22"/>
              </w:rPr>
              <w:t>Khoản</w:t>
            </w:r>
            <w:r w:rsidRPr="00184101">
              <w:rPr>
                <w:spacing w:val="-2"/>
                <w:sz w:val="22"/>
                <w:szCs w:val="22"/>
              </w:rPr>
              <w:t xml:space="preserve"> </w:t>
            </w:r>
            <w:r w:rsidRPr="00184101">
              <w:rPr>
                <w:sz w:val="22"/>
                <w:szCs w:val="22"/>
              </w:rPr>
              <w:t>2</w:t>
            </w:r>
            <w:r w:rsidRPr="00184101">
              <w:rPr>
                <w:spacing w:val="-2"/>
                <w:sz w:val="22"/>
                <w:szCs w:val="22"/>
              </w:rPr>
              <w:t xml:space="preserve"> </w:t>
            </w:r>
            <w:r w:rsidRPr="00184101">
              <w:rPr>
                <w:sz w:val="22"/>
                <w:szCs w:val="22"/>
              </w:rPr>
              <w:t>Điều</w:t>
            </w:r>
            <w:r w:rsidRPr="00184101">
              <w:rPr>
                <w:spacing w:val="-1"/>
                <w:sz w:val="22"/>
                <w:szCs w:val="22"/>
              </w:rPr>
              <w:t xml:space="preserve"> </w:t>
            </w:r>
            <w:r w:rsidR="004E1974" w:rsidRPr="00184101">
              <w:rPr>
                <w:spacing w:val="-5"/>
                <w:sz w:val="22"/>
                <w:szCs w:val="22"/>
              </w:rPr>
              <w:t>6</w:t>
            </w:r>
            <w:r w:rsidRPr="00184101">
              <w:rPr>
                <w:spacing w:val="-5"/>
                <w:sz w:val="22"/>
                <w:szCs w:val="22"/>
              </w:rPr>
              <w:t>;</w:t>
            </w:r>
          </w:p>
          <w:p w14:paraId="1CB84A80" w14:textId="77777777" w:rsidR="00CE63AA" w:rsidRPr="00184101" w:rsidRDefault="007B2A94">
            <w:pPr>
              <w:widowControl w:val="0"/>
              <w:numPr>
                <w:ilvl w:val="0"/>
                <w:numId w:val="4"/>
              </w:numPr>
              <w:tabs>
                <w:tab w:val="left" w:pos="174"/>
              </w:tabs>
              <w:autoSpaceDE w:val="0"/>
              <w:autoSpaceDN w:val="0"/>
              <w:spacing w:before="1" w:line="252" w:lineRule="exact"/>
              <w:ind w:left="174" w:hanging="124"/>
              <w:rPr>
                <w:sz w:val="22"/>
                <w:szCs w:val="22"/>
              </w:rPr>
            </w:pPr>
            <w:r w:rsidRPr="00184101">
              <w:rPr>
                <w:sz w:val="22"/>
                <w:szCs w:val="22"/>
              </w:rPr>
              <w:t>Vụ Pháp luật-</w:t>
            </w:r>
            <w:r w:rsidRPr="00184101">
              <w:rPr>
                <w:spacing w:val="-4"/>
                <w:sz w:val="22"/>
                <w:szCs w:val="22"/>
              </w:rPr>
              <w:t xml:space="preserve"> </w:t>
            </w:r>
            <w:r w:rsidRPr="00184101">
              <w:rPr>
                <w:sz w:val="22"/>
                <w:szCs w:val="22"/>
              </w:rPr>
              <w:t>Văn phòng</w:t>
            </w:r>
            <w:r w:rsidRPr="00184101">
              <w:rPr>
                <w:spacing w:val="-5"/>
                <w:sz w:val="22"/>
                <w:szCs w:val="22"/>
              </w:rPr>
              <w:t xml:space="preserve"> </w:t>
            </w:r>
            <w:r w:rsidRPr="00184101">
              <w:rPr>
                <w:sz w:val="22"/>
                <w:szCs w:val="22"/>
              </w:rPr>
              <w:t>Chính</w:t>
            </w:r>
            <w:r w:rsidRPr="00184101">
              <w:rPr>
                <w:spacing w:val="1"/>
                <w:sz w:val="22"/>
                <w:szCs w:val="22"/>
              </w:rPr>
              <w:t xml:space="preserve"> </w:t>
            </w:r>
            <w:r w:rsidRPr="00184101">
              <w:rPr>
                <w:spacing w:val="-4"/>
                <w:sz w:val="22"/>
                <w:szCs w:val="22"/>
              </w:rPr>
              <w:t>phủ;</w:t>
            </w:r>
          </w:p>
          <w:p w14:paraId="650ECC5E" w14:textId="77777777" w:rsidR="00CE63AA" w:rsidRPr="00184101" w:rsidRDefault="007B2A94">
            <w:pPr>
              <w:widowControl w:val="0"/>
              <w:numPr>
                <w:ilvl w:val="0"/>
                <w:numId w:val="4"/>
              </w:numPr>
              <w:tabs>
                <w:tab w:val="left" w:pos="174"/>
              </w:tabs>
              <w:autoSpaceDE w:val="0"/>
              <w:autoSpaceDN w:val="0"/>
              <w:spacing w:line="252" w:lineRule="exact"/>
              <w:ind w:left="174" w:hanging="124"/>
              <w:rPr>
                <w:sz w:val="22"/>
                <w:szCs w:val="22"/>
              </w:rPr>
            </w:pPr>
            <w:r w:rsidRPr="00184101">
              <w:rPr>
                <w:sz w:val="22"/>
                <w:szCs w:val="22"/>
              </w:rPr>
              <w:t>Vụ</w:t>
            </w:r>
            <w:r w:rsidRPr="00184101">
              <w:rPr>
                <w:spacing w:val="-1"/>
                <w:sz w:val="22"/>
                <w:szCs w:val="22"/>
              </w:rPr>
              <w:t xml:space="preserve"> </w:t>
            </w:r>
            <w:r w:rsidRPr="00184101">
              <w:rPr>
                <w:sz w:val="22"/>
                <w:szCs w:val="22"/>
              </w:rPr>
              <w:t>Pháp</w:t>
            </w:r>
            <w:r w:rsidRPr="00184101">
              <w:rPr>
                <w:spacing w:val="-1"/>
                <w:sz w:val="22"/>
                <w:szCs w:val="22"/>
              </w:rPr>
              <w:t xml:space="preserve"> </w:t>
            </w:r>
            <w:r w:rsidRPr="00184101">
              <w:rPr>
                <w:sz w:val="22"/>
                <w:szCs w:val="22"/>
              </w:rPr>
              <w:t>chế -</w:t>
            </w:r>
            <w:r w:rsidRPr="00184101">
              <w:rPr>
                <w:spacing w:val="-4"/>
                <w:sz w:val="22"/>
                <w:szCs w:val="22"/>
              </w:rPr>
              <w:t xml:space="preserve"> </w:t>
            </w:r>
            <w:r w:rsidRPr="00184101">
              <w:rPr>
                <w:sz w:val="22"/>
                <w:szCs w:val="22"/>
              </w:rPr>
              <w:t>Bộ</w:t>
            </w:r>
            <w:r w:rsidRPr="00184101">
              <w:rPr>
                <w:spacing w:val="-1"/>
                <w:sz w:val="22"/>
                <w:szCs w:val="22"/>
              </w:rPr>
              <w:t xml:space="preserve"> </w:t>
            </w:r>
            <w:r w:rsidRPr="00184101">
              <w:rPr>
                <w:sz w:val="22"/>
                <w:szCs w:val="22"/>
              </w:rPr>
              <w:t>Nông</w:t>
            </w:r>
            <w:r w:rsidRPr="00184101">
              <w:rPr>
                <w:spacing w:val="-3"/>
                <w:sz w:val="22"/>
                <w:szCs w:val="22"/>
              </w:rPr>
              <w:t xml:space="preserve"> </w:t>
            </w:r>
            <w:r w:rsidRPr="00184101">
              <w:rPr>
                <w:sz w:val="22"/>
                <w:szCs w:val="22"/>
              </w:rPr>
              <w:t>nghiệp và</w:t>
            </w:r>
            <w:r w:rsidRPr="00184101">
              <w:rPr>
                <w:spacing w:val="-1"/>
                <w:sz w:val="22"/>
                <w:szCs w:val="22"/>
              </w:rPr>
              <w:t xml:space="preserve"> </w:t>
            </w:r>
            <w:r w:rsidRPr="00184101">
              <w:rPr>
                <w:sz w:val="22"/>
                <w:szCs w:val="22"/>
              </w:rPr>
              <w:t>Môi</w:t>
            </w:r>
            <w:r w:rsidRPr="00184101">
              <w:rPr>
                <w:spacing w:val="-2"/>
                <w:sz w:val="22"/>
                <w:szCs w:val="22"/>
              </w:rPr>
              <w:t xml:space="preserve"> trường;</w:t>
            </w:r>
          </w:p>
          <w:p w14:paraId="03C31103" w14:textId="77777777" w:rsidR="00CE63AA" w:rsidRPr="00184101" w:rsidRDefault="007B2A94">
            <w:pPr>
              <w:widowControl w:val="0"/>
              <w:numPr>
                <w:ilvl w:val="0"/>
                <w:numId w:val="4"/>
              </w:numPr>
              <w:tabs>
                <w:tab w:val="left" w:pos="179"/>
              </w:tabs>
              <w:autoSpaceDE w:val="0"/>
              <w:autoSpaceDN w:val="0"/>
              <w:spacing w:before="2" w:line="252" w:lineRule="exact"/>
              <w:ind w:left="179" w:hanging="129"/>
              <w:rPr>
                <w:b/>
                <w:sz w:val="22"/>
                <w:szCs w:val="22"/>
              </w:rPr>
            </w:pPr>
            <w:r w:rsidRPr="00184101">
              <w:rPr>
                <w:sz w:val="22"/>
                <w:szCs w:val="22"/>
              </w:rPr>
              <w:t>Cục</w:t>
            </w:r>
            <w:r w:rsidRPr="00184101">
              <w:rPr>
                <w:spacing w:val="-5"/>
                <w:sz w:val="22"/>
                <w:szCs w:val="22"/>
              </w:rPr>
              <w:t xml:space="preserve"> </w:t>
            </w:r>
            <w:r w:rsidRPr="00184101">
              <w:rPr>
                <w:sz w:val="22"/>
                <w:szCs w:val="22"/>
              </w:rPr>
              <w:t>KTVB&amp;TCTHPL</w:t>
            </w:r>
            <w:r w:rsidRPr="00184101">
              <w:rPr>
                <w:spacing w:val="-2"/>
                <w:sz w:val="22"/>
                <w:szCs w:val="22"/>
              </w:rPr>
              <w:t xml:space="preserve"> </w:t>
            </w:r>
            <w:r w:rsidRPr="00184101">
              <w:rPr>
                <w:sz w:val="22"/>
                <w:szCs w:val="22"/>
              </w:rPr>
              <w:t>-</w:t>
            </w:r>
            <w:r w:rsidRPr="00184101">
              <w:rPr>
                <w:spacing w:val="-4"/>
                <w:sz w:val="22"/>
                <w:szCs w:val="22"/>
              </w:rPr>
              <w:t xml:space="preserve"> </w:t>
            </w:r>
            <w:r w:rsidRPr="00184101">
              <w:rPr>
                <w:sz w:val="22"/>
                <w:szCs w:val="22"/>
              </w:rPr>
              <w:t>Bộ</w:t>
            </w:r>
            <w:r w:rsidRPr="00184101">
              <w:rPr>
                <w:spacing w:val="-2"/>
                <w:sz w:val="22"/>
                <w:szCs w:val="22"/>
              </w:rPr>
              <w:t xml:space="preserve"> </w:t>
            </w:r>
            <w:r w:rsidRPr="00184101">
              <w:rPr>
                <w:sz w:val="22"/>
                <w:szCs w:val="22"/>
              </w:rPr>
              <w:t>Tư</w:t>
            </w:r>
            <w:r w:rsidRPr="00184101">
              <w:rPr>
                <w:spacing w:val="-4"/>
                <w:sz w:val="22"/>
                <w:szCs w:val="22"/>
              </w:rPr>
              <w:t xml:space="preserve"> </w:t>
            </w:r>
            <w:r w:rsidRPr="00184101">
              <w:rPr>
                <w:spacing w:val="-2"/>
                <w:sz w:val="22"/>
                <w:szCs w:val="22"/>
              </w:rPr>
              <w:t>pháp</w:t>
            </w:r>
            <w:r w:rsidRPr="00184101">
              <w:rPr>
                <w:b/>
                <w:spacing w:val="-2"/>
                <w:sz w:val="22"/>
                <w:szCs w:val="22"/>
              </w:rPr>
              <w:t>;</w:t>
            </w:r>
          </w:p>
          <w:p w14:paraId="73E2532A" w14:textId="77777777" w:rsidR="0056097A" w:rsidRPr="00184101" w:rsidRDefault="007B2A94">
            <w:pPr>
              <w:widowControl w:val="0"/>
              <w:numPr>
                <w:ilvl w:val="0"/>
                <w:numId w:val="4"/>
              </w:numPr>
              <w:tabs>
                <w:tab w:val="left" w:pos="174"/>
              </w:tabs>
              <w:autoSpaceDE w:val="0"/>
              <w:autoSpaceDN w:val="0"/>
              <w:spacing w:line="252" w:lineRule="exact"/>
              <w:ind w:left="174" w:hanging="124"/>
              <w:rPr>
                <w:sz w:val="22"/>
                <w:szCs w:val="22"/>
              </w:rPr>
            </w:pPr>
            <w:r w:rsidRPr="00184101">
              <w:rPr>
                <w:sz w:val="22"/>
                <w:szCs w:val="22"/>
              </w:rPr>
              <w:t>TT.</w:t>
            </w:r>
            <w:r w:rsidRPr="00184101">
              <w:rPr>
                <w:spacing w:val="-5"/>
                <w:sz w:val="22"/>
                <w:szCs w:val="22"/>
              </w:rPr>
              <w:t xml:space="preserve"> </w:t>
            </w:r>
            <w:r w:rsidRPr="00184101">
              <w:rPr>
                <w:sz w:val="22"/>
                <w:szCs w:val="22"/>
              </w:rPr>
              <w:t>T</w:t>
            </w:r>
            <w:r w:rsidR="00AC5715" w:rsidRPr="00184101">
              <w:rPr>
                <w:sz w:val="22"/>
                <w:szCs w:val="22"/>
              </w:rPr>
              <w:t>hành</w:t>
            </w:r>
            <w:r w:rsidRPr="00184101">
              <w:rPr>
                <w:spacing w:val="-2"/>
                <w:sz w:val="22"/>
                <w:szCs w:val="22"/>
              </w:rPr>
              <w:t xml:space="preserve"> </w:t>
            </w:r>
            <w:r w:rsidRPr="00184101">
              <w:rPr>
                <w:sz w:val="22"/>
                <w:szCs w:val="22"/>
              </w:rPr>
              <w:t>ủy</w:t>
            </w:r>
            <w:r w:rsidR="0056097A" w:rsidRPr="00184101">
              <w:rPr>
                <w:sz w:val="22"/>
                <w:szCs w:val="22"/>
              </w:rPr>
              <w:t>;</w:t>
            </w:r>
          </w:p>
          <w:p w14:paraId="6D7051EA" w14:textId="4C9D7708" w:rsidR="00CE63AA" w:rsidRPr="00184101" w:rsidRDefault="007B2A94">
            <w:pPr>
              <w:widowControl w:val="0"/>
              <w:numPr>
                <w:ilvl w:val="0"/>
                <w:numId w:val="4"/>
              </w:numPr>
              <w:tabs>
                <w:tab w:val="left" w:pos="174"/>
              </w:tabs>
              <w:autoSpaceDE w:val="0"/>
              <w:autoSpaceDN w:val="0"/>
              <w:spacing w:line="252" w:lineRule="exact"/>
              <w:ind w:left="174" w:hanging="124"/>
              <w:rPr>
                <w:sz w:val="22"/>
                <w:szCs w:val="22"/>
              </w:rPr>
            </w:pPr>
            <w:r w:rsidRPr="00184101">
              <w:rPr>
                <w:sz w:val="22"/>
                <w:szCs w:val="22"/>
              </w:rPr>
              <w:t>TT.</w:t>
            </w:r>
            <w:r w:rsidRPr="00184101">
              <w:rPr>
                <w:spacing w:val="-2"/>
                <w:sz w:val="22"/>
                <w:szCs w:val="22"/>
              </w:rPr>
              <w:t xml:space="preserve"> </w:t>
            </w:r>
            <w:r w:rsidRPr="00184101">
              <w:rPr>
                <w:sz w:val="22"/>
                <w:szCs w:val="22"/>
              </w:rPr>
              <w:t>HĐND</w:t>
            </w:r>
            <w:r w:rsidRPr="00184101">
              <w:rPr>
                <w:spacing w:val="-2"/>
                <w:sz w:val="22"/>
                <w:szCs w:val="22"/>
              </w:rPr>
              <w:t xml:space="preserve"> </w:t>
            </w:r>
            <w:r w:rsidR="00AC5715" w:rsidRPr="00184101">
              <w:rPr>
                <w:spacing w:val="-2"/>
                <w:sz w:val="22"/>
                <w:szCs w:val="22"/>
              </w:rPr>
              <w:t>Thành phố</w:t>
            </w:r>
            <w:r w:rsidRPr="00184101">
              <w:rPr>
                <w:spacing w:val="-2"/>
                <w:sz w:val="22"/>
                <w:szCs w:val="22"/>
              </w:rPr>
              <w:t>;</w:t>
            </w:r>
          </w:p>
          <w:p w14:paraId="09037632" w14:textId="7126CAB3" w:rsidR="00CE63AA" w:rsidRPr="00184101" w:rsidRDefault="001611C1">
            <w:pPr>
              <w:widowControl w:val="0"/>
              <w:numPr>
                <w:ilvl w:val="0"/>
                <w:numId w:val="4"/>
              </w:numPr>
              <w:tabs>
                <w:tab w:val="left" w:pos="176"/>
              </w:tabs>
              <w:autoSpaceDE w:val="0"/>
              <w:autoSpaceDN w:val="0"/>
              <w:spacing w:line="252" w:lineRule="exact"/>
              <w:ind w:left="176" w:hanging="126"/>
              <w:rPr>
                <w:sz w:val="22"/>
                <w:szCs w:val="22"/>
              </w:rPr>
            </w:pPr>
            <w:r w:rsidRPr="00184101">
              <w:rPr>
                <w:sz w:val="22"/>
                <w:szCs w:val="22"/>
              </w:rPr>
              <w:t>Ủy</w:t>
            </w:r>
            <w:r w:rsidR="007B2A94" w:rsidRPr="00184101">
              <w:rPr>
                <w:spacing w:val="-5"/>
                <w:sz w:val="22"/>
                <w:szCs w:val="22"/>
              </w:rPr>
              <w:t xml:space="preserve"> </w:t>
            </w:r>
            <w:r w:rsidR="007B2A94" w:rsidRPr="00184101">
              <w:rPr>
                <w:sz w:val="22"/>
                <w:szCs w:val="22"/>
              </w:rPr>
              <w:t>ban</w:t>
            </w:r>
            <w:r w:rsidR="007B2A94" w:rsidRPr="00184101">
              <w:rPr>
                <w:spacing w:val="-2"/>
                <w:sz w:val="22"/>
                <w:szCs w:val="22"/>
              </w:rPr>
              <w:t xml:space="preserve"> </w:t>
            </w:r>
            <w:r w:rsidR="007B2A94" w:rsidRPr="00184101">
              <w:rPr>
                <w:sz w:val="22"/>
                <w:szCs w:val="22"/>
              </w:rPr>
              <w:t>MTTQ</w:t>
            </w:r>
            <w:r w:rsidR="007B2A94" w:rsidRPr="00184101">
              <w:rPr>
                <w:spacing w:val="-2"/>
                <w:sz w:val="22"/>
                <w:szCs w:val="22"/>
              </w:rPr>
              <w:t xml:space="preserve"> </w:t>
            </w:r>
            <w:r w:rsidR="007B2A94" w:rsidRPr="00184101">
              <w:rPr>
                <w:sz w:val="22"/>
                <w:szCs w:val="22"/>
              </w:rPr>
              <w:t>Việt</w:t>
            </w:r>
            <w:r w:rsidR="007B2A94" w:rsidRPr="00184101">
              <w:rPr>
                <w:spacing w:val="-1"/>
                <w:sz w:val="22"/>
                <w:szCs w:val="22"/>
              </w:rPr>
              <w:t xml:space="preserve"> </w:t>
            </w:r>
            <w:r w:rsidR="007B2A94" w:rsidRPr="00184101">
              <w:rPr>
                <w:sz w:val="22"/>
                <w:szCs w:val="22"/>
              </w:rPr>
              <w:t>Nam</w:t>
            </w:r>
            <w:r w:rsidR="007B2A94" w:rsidRPr="00184101">
              <w:rPr>
                <w:spacing w:val="-5"/>
                <w:sz w:val="22"/>
                <w:szCs w:val="22"/>
              </w:rPr>
              <w:t xml:space="preserve"> </w:t>
            </w:r>
            <w:r w:rsidR="0028314F" w:rsidRPr="00184101">
              <w:rPr>
                <w:sz w:val="22"/>
                <w:szCs w:val="22"/>
              </w:rPr>
              <w:t>Thành phố</w:t>
            </w:r>
            <w:r w:rsidR="007B2A94" w:rsidRPr="00184101">
              <w:rPr>
                <w:spacing w:val="-2"/>
                <w:sz w:val="22"/>
                <w:szCs w:val="22"/>
              </w:rPr>
              <w:t>;</w:t>
            </w:r>
          </w:p>
          <w:p w14:paraId="64DA1D20" w14:textId="002AEF6F" w:rsidR="00CE63AA" w:rsidRPr="00184101" w:rsidRDefault="0056097A">
            <w:pPr>
              <w:widowControl w:val="0"/>
              <w:numPr>
                <w:ilvl w:val="0"/>
                <w:numId w:val="4"/>
              </w:numPr>
              <w:tabs>
                <w:tab w:val="left" w:pos="176"/>
              </w:tabs>
              <w:autoSpaceDE w:val="0"/>
              <w:autoSpaceDN w:val="0"/>
              <w:spacing w:before="1" w:line="252" w:lineRule="exact"/>
              <w:ind w:left="176" w:hanging="126"/>
              <w:rPr>
                <w:sz w:val="22"/>
                <w:szCs w:val="22"/>
              </w:rPr>
            </w:pPr>
            <w:r w:rsidRPr="00184101">
              <w:rPr>
                <w:sz w:val="22"/>
                <w:szCs w:val="22"/>
              </w:rPr>
              <w:t>TTUB: CT, các PCT</w:t>
            </w:r>
            <w:r w:rsidR="007B2A94" w:rsidRPr="00184101">
              <w:rPr>
                <w:spacing w:val="-2"/>
                <w:sz w:val="22"/>
                <w:szCs w:val="22"/>
              </w:rPr>
              <w:t>;</w:t>
            </w:r>
          </w:p>
          <w:p w14:paraId="1E9C40F9" w14:textId="77777777" w:rsidR="00CE63AA" w:rsidRPr="00184101" w:rsidRDefault="007B2A94">
            <w:pPr>
              <w:widowControl w:val="0"/>
              <w:numPr>
                <w:ilvl w:val="0"/>
                <w:numId w:val="4"/>
              </w:numPr>
              <w:tabs>
                <w:tab w:val="left" w:pos="174"/>
              </w:tabs>
              <w:autoSpaceDE w:val="0"/>
              <w:autoSpaceDN w:val="0"/>
              <w:spacing w:line="252" w:lineRule="exact"/>
              <w:ind w:left="174" w:hanging="124"/>
              <w:rPr>
                <w:sz w:val="22"/>
                <w:szCs w:val="22"/>
              </w:rPr>
            </w:pPr>
            <w:r w:rsidRPr="00184101">
              <w:rPr>
                <w:sz w:val="22"/>
                <w:szCs w:val="22"/>
              </w:rPr>
              <w:t>VP</w:t>
            </w:r>
            <w:r w:rsidRPr="00184101">
              <w:rPr>
                <w:spacing w:val="-1"/>
                <w:sz w:val="22"/>
                <w:szCs w:val="22"/>
              </w:rPr>
              <w:t xml:space="preserve"> </w:t>
            </w:r>
            <w:r w:rsidRPr="00184101">
              <w:rPr>
                <w:sz w:val="22"/>
                <w:szCs w:val="22"/>
              </w:rPr>
              <w:t>T</w:t>
            </w:r>
            <w:r w:rsidR="00A21CCB" w:rsidRPr="00184101">
              <w:rPr>
                <w:sz w:val="22"/>
                <w:szCs w:val="22"/>
              </w:rPr>
              <w:t>hành</w:t>
            </w:r>
            <w:r w:rsidRPr="00184101">
              <w:rPr>
                <w:spacing w:val="-4"/>
                <w:sz w:val="22"/>
                <w:szCs w:val="22"/>
              </w:rPr>
              <w:t xml:space="preserve"> </w:t>
            </w:r>
            <w:r w:rsidRPr="00184101">
              <w:rPr>
                <w:sz w:val="22"/>
                <w:szCs w:val="22"/>
              </w:rPr>
              <w:t>ủy, các</w:t>
            </w:r>
            <w:r w:rsidRPr="00184101">
              <w:rPr>
                <w:spacing w:val="-1"/>
                <w:sz w:val="22"/>
                <w:szCs w:val="22"/>
              </w:rPr>
              <w:t xml:space="preserve"> </w:t>
            </w:r>
            <w:r w:rsidRPr="00184101">
              <w:rPr>
                <w:sz w:val="22"/>
                <w:szCs w:val="22"/>
              </w:rPr>
              <w:t>Ban</w:t>
            </w:r>
            <w:r w:rsidRPr="00184101">
              <w:rPr>
                <w:spacing w:val="-3"/>
                <w:sz w:val="22"/>
                <w:szCs w:val="22"/>
              </w:rPr>
              <w:t xml:space="preserve"> </w:t>
            </w:r>
            <w:r w:rsidRPr="00184101">
              <w:rPr>
                <w:sz w:val="22"/>
                <w:szCs w:val="22"/>
              </w:rPr>
              <w:t>thuộc</w:t>
            </w:r>
            <w:r w:rsidRPr="00184101">
              <w:rPr>
                <w:spacing w:val="-1"/>
                <w:sz w:val="22"/>
                <w:szCs w:val="22"/>
              </w:rPr>
              <w:t xml:space="preserve"> </w:t>
            </w:r>
            <w:r w:rsidRPr="00184101">
              <w:rPr>
                <w:sz w:val="22"/>
                <w:szCs w:val="22"/>
              </w:rPr>
              <w:t>T</w:t>
            </w:r>
            <w:r w:rsidR="00A21CCB" w:rsidRPr="00184101">
              <w:rPr>
                <w:sz w:val="22"/>
                <w:szCs w:val="22"/>
              </w:rPr>
              <w:t>hành</w:t>
            </w:r>
            <w:r w:rsidRPr="00184101">
              <w:rPr>
                <w:sz w:val="22"/>
                <w:szCs w:val="22"/>
              </w:rPr>
              <w:t xml:space="preserve"> </w:t>
            </w:r>
            <w:r w:rsidRPr="00184101">
              <w:rPr>
                <w:spacing w:val="-5"/>
                <w:sz w:val="22"/>
                <w:szCs w:val="22"/>
              </w:rPr>
              <w:t>ủy;</w:t>
            </w:r>
          </w:p>
          <w:p w14:paraId="33FF8C8B" w14:textId="77777777" w:rsidR="0056097A" w:rsidRPr="00184101" w:rsidRDefault="007B2A94">
            <w:pPr>
              <w:widowControl w:val="0"/>
              <w:numPr>
                <w:ilvl w:val="0"/>
                <w:numId w:val="4"/>
              </w:numPr>
              <w:tabs>
                <w:tab w:val="left" w:pos="174"/>
              </w:tabs>
              <w:autoSpaceDE w:val="0"/>
              <w:autoSpaceDN w:val="0"/>
              <w:spacing w:before="1" w:line="252" w:lineRule="exact"/>
              <w:ind w:left="174" w:hanging="124"/>
              <w:rPr>
                <w:sz w:val="22"/>
                <w:szCs w:val="22"/>
              </w:rPr>
            </w:pPr>
            <w:r w:rsidRPr="00184101">
              <w:rPr>
                <w:sz w:val="22"/>
                <w:szCs w:val="22"/>
              </w:rPr>
              <w:t>VP</w:t>
            </w:r>
            <w:r w:rsidRPr="00184101">
              <w:rPr>
                <w:spacing w:val="-4"/>
                <w:sz w:val="22"/>
                <w:szCs w:val="22"/>
              </w:rPr>
              <w:t xml:space="preserve"> </w:t>
            </w:r>
            <w:r w:rsidRPr="00184101">
              <w:rPr>
                <w:sz w:val="22"/>
                <w:szCs w:val="22"/>
              </w:rPr>
              <w:t>ĐĐBQH&amp;HĐND</w:t>
            </w:r>
            <w:r w:rsidRPr="00184101">
              <w:rPr>
                <w:spacing w:val="-4"/>
                <w:sz w:val="22"/>
                <w:szCs w:val="22"/>
              </w:rPr>
              <w:t xml:space="preserve"> </w:t>
            </w:r>
            <w:r w:rsidR="00CB7044" w:rsidRPr="00184101">
              <w:rPr>
                <w:sz w:val="22"/>
                <w:szCs w:val="22"/>
              </w:rPr>
              <w:t>Thành phố</w:t>
            </w:r>
            <w:r w:rsidR="0056097A" w:rsidRPr="00184101">
              <w:rPr>
                <w:sz w:val="22"/>
                <w:szCs w:val="22"/>
              </w:rPr>
              <w:t>;</w:t>
            </w:r>
          </w:p>
          <w:p w14:paraId="75A4E742" w14:textId="77777777" w:rsidR="00634C67" w:rsidRPr="00184101" w:rsidRDefault="0056097A" w:rsidP="00634C67">
            <w:pPr>
              <w:widowControl w:val="0"/>
              <w:numPr>
                <w:ilvl w:val="0"/>
                <w:numId w:val="4"/>
              </w:numPr>
              <w:tabs>
                <w:tab w:val="left" w:pos="174"/>
              </w:tabs>
              <w:autoSpaceDE w:val="0"/>
              <w:autoSpaceDN w:val="0"/>
              <w:spacing w:before="1" w:line="252" w:lineRule="exact"/>
              <w:ind w:left="174" w:hanging="124"/>
              <w:rPr>
                <w:sz w:val="22"/>
                <w:szCs w:val="22"/>
              </w:rPr>
            </w:pPr>
            <w:r w:rsidRPr="00184101">
              <w:rPr>
                <w:sz w:val="22"/>
                <w:szCs w:val="22"/>
              </w:rPr>
              <w:t>C</w:t>
            </w:r>
            <w:r w:rsidR="007B2A94" w:rsidRPr="00184101">
              <w:rPr>
                <w:sz w:val="22"/>
                <w:szCs w:val="22"/>
              </w:rPr>
              <w:t>ác</w:t>
            </w:r>
            <w:r w:rsidR="007B2A94" w:rsidRPr="00184101">
              <w:rPr>
                <w:spacing w:val="-3"/>
                <w:sz w:val="22"/>
                <w:szCs w:val="22"/>
              </w:rPr>
              <w:t xml:space="preserve"> </w:t>
            </w:r>
            <w:r w:rsidR="007B2A94" w:rsidRPr="00184101">
              <w:rPr>
                <w:sz w:val="22"/>
                <w:szCs w:val="22"/>
              </w:rPr>
              <w:t>Ban</w:t>
            </w:r>
            <w:r w:rsidR="007B2A94" w:rsidRPr="00184101">
              <w:rPr>
                <w:spacing w:val="-3"/>
                <w:sz w:val="22"/>
                <w:szCs w:val="22"/>
              </w:rPr>
              <w:t xml:space="preserve"> </w:t>
            </w:r>
            <w:r w:rsidR="007B2A94" w:rsidRPr="00184101">
              <w:rPr>
                <w:sz w:val="22"/>
                <w:szCs w:val="22"/>
              </w:rPr>
              <w:t>của</w:t>
            </w:r>
            <w:r w:rsidR="007B2A94" w:rsidRPr="00184101">
              <w:rPr>
                <w:spacing w:val="-3"/>
                <w:sz w:val="22"/>
                <w:szCs w:val="22"/>
              </w:rPr>
              <w:t xml:space="preserve"> </w:t>
            </w:r>
            <w:r w:rsidR="007B2A94" w:rsidRPr="00184101">
              <w:rPr>
                <w:sz w:val="22"/>
                <w:szCs w:val="22"/>
              </w:rPr>
              <w:t>HĐND</w:t>
            </w:r>
            <w:r w:rsidR="007B2A94" w:rsidRPr="00184101">
              <w:rPr>
                <w:spacing w:val="-4"/>
                <w:sz w:val="22"/>
                <w:szCs w:val="22"/>
              </w:rPr>
              <w:t xml:space="preserve"> </w:t>
            </w:r>
            <w:r w:rsidR="00CB7044" w:rsidRPr="00184101">
              <w:rPr>
                <w:spacing w:val="-4"/>
                <w:sz w:val="22"/>
                <w:szCs w:val="22"/>
              </w:rPr>
              <w:t>Thành phố</w:t>
            </w:r>
            <w:r w:rsidR="007B2A94" w:rsidRPr="00184101">
              <w:rPr>
                <w:spacing w:val="-4"/>
                <w:sz w:val="22"/>
                <w:szCs w:val="22"/>
              </w:rPr>
              <w:t>;</w:t>
            </w:r>
          </w:p>
          <w:p w14:paraId="6FC521F2" w14:textId="77777777" w:rsidR="001611C1" w:rsidRPr="00184101" w:rsidRDefault="001611C1" w:rsidP="001611C1">
            <w:pPr>
              <w:jc w:val="both"/>
              <w:rPr>
                <w:sz w:val="22"/>
                <w:szCs w:val="22"/>
              </w:rPr>
            </w:pPr>
            <w:r w:rsidRPr="00184101">
              <w:rPr>
                <w:sz w:val="22"/>
                <w:szCs w:val="22"/>
              </w:rPr>
              <w:t>- Các Sở, ban ngành Thành phố;</w:t>
            </w:r>
          </w:p>
          <w:p w14:paraId="107C0E4E" w14:textId="2F29E78D" w:rsidR="00CE63AA" w:rsidRPr="00184101" w:rsidRDefault="007B2A94" w:rsidP="00634C67">
            <w:pPr>
              <w:widowControl w:val="0"/>
              <w:numPr>
                <w:ilvl w:val="0"/>
                <w:numId w:val="4"/>
              </w:numPr>
              <w:tabs>
                <w:tab w:val="left" w:pos="174"/>
              </w:tabs>
              <w:autoSpaceDE w:val="0"/>
              <w:autoSpaceDN w:val="0"/>
              <w:spacing w:before="1" w:line="252" w:lineRule="exact"/>
              <w:ind w:left="174" w:hanging="124"/>
              <w:rPr>
                <w:sz w:val="22"/>
                <w:szCs w:val="22"/>
              </w:rPr>
            </w:pPr>
            <w:r w:rsidRPr="00184101">
              <w:rPr>
                <w:sz w:val="22"/>
                <w:szCs w:val="22"/>
              </w:rPr>
              <w:t>TT.</w:t>
            </w:r>
            <w:r w:rsidRPr="00184101">
              <w:rPr>
                <w:spacing w:val="-3"/>
                <w:sz w:val="22"/>
                <w:szCs w:val="22"/>
              </w:rPr>
              <w:t xml:space="preserve"> </w:t>
            </w:r>
            <w:r w:rsidRPr="00184101">
              <w:rPr>
                <w:sz w:val="22"/>
                <w:szCs w:val="22"/>
              </w:rPr>
              <w:t>HĐND,</w:t>
            </w:r>
            <w:r w:rsidRPr="00184101">
              <w:rPr>
                <w:spacing w:val="-3"/>
                <w:sz w:val="22"/>
                <w:szCs w:val="22"/>
              </w:rPr>
              <w:t xml:space="preserve"> </w:t>
            </w:r>
            <w:r w:rsidRPr="00184101">
              <w:rPr>
                <w:sz w:val="22"/>
                <w:szCs w:val="22"/>
              </w:rPr>
              <w:t>UBND</w:t>
            </w:r>
            <w:r w:rsidRPr="00184101">
              <w:rPr>
                <w:spacing w:val="-3"/>
                <w:sz w:val="22"/>
                <w:szCs w:val="22"/>
              </w:rPr>
              <w:t xml:space="preserve"> </w:t>
            </w:r>
            <w:r w:rsidRPr="00184101">
              <w:rPr>
                <w:sz w:val="22"/>
                <w:szCs w:val="22"/>
              </w:rPr>
              <w:t>các</w:t>
            </w:r>
            <w:r w:rsidRPr="00184101">
              <w:rPr>
                <w:spacing w:val="-3"/>
                <w:sz w:val="22"/>
                <w:szCs w:val="22"/>
              </w:rPr>
              <w:t xml:space="preserve"> </w:t>
            </w:r>
            <w:r w:rsidRPr="00184101">
              <w:rPr>
                <w:sz w:val="22"/>
                <w:szCs w:val="22"/>
              </w:rPr>
              <w:t>xã,</w:t>
            </w:r>
            <w:r w:rsidRPr="00184101">
              <w:rPr>
                <w:spacing w:val="-2"/>
                <w:sz w:val="22"/>
                <w:szCs w:val="22"/>
              </w:rPr>
              <w:t xml:space="preserve"> phường</w:t>
            </w:r>
            <w:r w:rsidR="008B6985" w:rsidRPr="00184101">
              <w:rPr>
                <w:spacing w:val="-2"/>
                <w:sz w:val="22"/>
                <w:szCs w:val="22"/>
              </w:rPr>
              <w:t>, đặc khu</w:t>
            </w:r>
            <w:r w:rsidRPr="00184101">
              <w:rPr>
                <w:spacing w:val="-2"/>
                <w:sz w:val="22"/>
                <w:szCs w:val="22"/>
              </w:rPr>
              <w:t>;</w:t>
            </w:r>
          </w:p>
          <w:p w14:paraId="023D7E03" w14:textId="28CA6D0A" w:rsidR="00CE63AA" w:rsidRPr="00184101" w:rsidRDefault="0056097A">
            <w:pPr>
              <w:widowControl w:val="0"/>
              <w:numPr>
                <w:ilvl w:val="0"/>
                <w:numId w:val="4"/>
              </w:numPr>
              <w:tabs>
                <w:tab w:val="left" w:pos="174"/>
              </w:tabs>
              <w:autoSpaceDE w:val="0"/>
              <w:autoSpaceDN w:val="0"/>
              <w:spacing w:line="252" w:lineRule="exact"/>
              <w:ind w:left="174" w:hanging="124"/>
              <w:rPr>
                <w:sz w:val="22"/>
                <w:szCs w:val="22"/>
              </w:rPr>
            </w:pPr>
            <w:r w:rsidRPr="00184101">
              <w:rPr>
                <w:sz w:val="22"/>
                <w:szCs w:val="22"/>
              </w:rPr>
              <w:t>VPUB: CVP, các PCVP</w:t>
            </w:r>
            <w:r w:rsidRPr="00184101">
              <w:rPr>
                <w:spacing w:val="-2"/>
                <w:sz w:val="22"/>
                <w:szCs w:val="22"/>
              </w:rPr>
              <w:t>;</w:t>
            </w:r>
          </w:p>
          <w:p w14:paraId="5BB2F1B0" w14:textId="77777777" w:rsidR="00634C67" w:rsidRPr="00184101" w:rsidRDefault="0056097A" w:rsidP="0056097A">
            <w:pPr>
              <w:widowControl w:val="0"/>
              <w:numPr>
                <w:ilvl w:val="0"/>
                <w:numId w:val="4"/>
              </w:numPr>
              <w:tabs>
                <w:tab w:val="left" w:pos="174"/>
              </w:tabs>
              <w:autoSpaceDE w:val="0"/>
              <w:autoSpaceDN w:val="0"/>
              <w:spacing w:line="252" w:lineRule="exact"/>
              <w:ind w:left="174" w:hanging="124"/>
              <w:rPr>
                <w:sz w:val="22"/>
                <w:szCs w:val="22"/>
              </w:rPr>
            </w:pPr>
            <w:r w:rsidRPr="00184101">
              <w:rPr>
                <w:spacing w:val="-6"/>
                <w:sz w:val="22"/>
                <w:szCs w:val="22"/>
              </w:rPr>
              <w:t>Trung</w:t>
            </w:r>
            <w:r w:rsidRPr="00184101">
              <w:rPr>
                <w:spacing w:val="-11"/>
                <w:sz w:val="22"/>
                <w:szCs w:val="22"/>
              </w:rPr>
              <w:t xml:space="preserve"> </w:t>
            </w:r>
            <w:r w:rsidRPr="00184101">
              <w:rPr>
                <w:spacing w:val="-6"/>
                <w:sz w:val="22"/>
                <w:szCs w:val="22"/>
              </w:rPr>
              <w:t>tâm</w:t>
            </w:r>
            <w:r w:rsidRPr="00184101">
              <w:rPr>
                <w:spacing w:val="-12"/>
                <w:sz w:val="22"/>
                <w:szCs w:val="22"/>
              </w:rPr>
              <w:t xml:space="preserve"> </w:t>
            </w:r>
            <w:r w:rsidRPr="00184101">
              <w:rPr>
                <w:spacing w:val="-6"/>
                <w:sz w:val="22"/>
                <w:szCs w:val="22"/>
              </w:rPr>
              <w:t>Thông</w:t>
            </w:r>
            <w:r w:rsidRPr="00184101">
              <w:rPr>
                <w:spacing w:val="-11"/>
                <w:sz w:val="22"/>
                <w:szCs w:val="22"/>
              </w:rPr>
              <w:t xml:space="preserve"> </w:t>
            </w:r>
            <w:r w:rsidRPr="00184101">
              <w:rPr>
                <w:spacing w:val="-6"/>
                <w:sz w:val="22"/>
                <w:szCs w:val="22"/>
              </w:rPr>
              <w:t>tin điện tử Thành phố</w:t>
            </w:r>
            <w:r w:rsidR="00634C67" w:rsidRPr="00184101">
              <w:rPr>
                <w:spacing w:val="-6"/>
                <w:sz w:val="22"/>
                <w:szCs w:val="22"/>
              </w:rPr>
              <w:t>;</w:t>
            </w:r>
          </w:p>
          <w:p w14:paraId="2376DC27" w14:textId="2A045D3F" w:rsidR="0056097A" w:rsidRPr="00184101" w:rsidRDefault="0056097A" w:rsidP="0056097A">
            <w:pPr>
              <w:widowControl w:val="0"/>
              <w:numPr>
                <w:ilvl w:val="0"/>
                <w:numId w:val="4"/>
              </w:numPr>
              <w:tabs>
                <w:tab w:val="left" w:pos="174"/>
              </w:tabs>
              <w:autoSpaceDE w:val="0"/>
              <w:autoSpaceDN w:val="0"/>
              <w:spacing w:line="252" w:lineRule="exact"/>
              <w:ind w:left="174" w:hanging="124"/>
              <w:rPr>
                <w:sz w:val="22"/>
                <w:szCs w:val="22"/>
              </w:rPr>
            </w:pPr>
            <w:r w:rsidRPr="00184101">
              <w:rPr>
                <w:sz w:val="22"/>
                <w:szCs w:val="22"/>
              </w:rPr>
              <w:t>Phòng ĐT, KT, DA, TH</w:t>
            </w:r>
            <w:r w:rsidR="00634C67" w:rsidRPr="00184101">
              <w:rPr>
                <w:sz w:val="22"/>
                <w:szCs w:val="22"/>
              </w:rPr>
              <w:t>, KSTTHC</w:t>
            </w:r>
            <w:r w:rsidRPr="00184101">
              <w:rPr>
                <w:sz w:val="22"/>
                <w:szCs w:val="22"/>
              </w:rPr>
              <w:t>;</w:t>
            </w:r>
          </w:p>
          <w:p w14:paraId="47ACBF03" w14:textId="0AFBB696" w:rsidR="00CE63AA" w:rsidRPr="00184101" w:rsidRDefault="0056097A" w:rsidP="008F6428">
            <w:pPr>
              <w:widowControl w:val="0"/>
              <w:tabs>
                <w:tab w:val="left" w:pos="174"/>
              </w:tabs>
              <w:autoSpaceDE w:val="0"/>
              <w:autoSpaceDN w:val="0"/>
              <w:spacing w:line="252" w:lineRule="exact"/>
              <w:ind w:left="50"/>
              <w:rPr>
                <w:sz w:val="22"/>
                <w:szCs w:val="22"/>
              </w:rPr>
            </w:pPr>
            <w:r w:rsidRPr="00184101">
              <w:rPr>
                <w:sz w:val="22"/>
                <w:szCs w:val="22"/>
              </w:rPr>
              <w:t>- Lưu: VT, (ĐT/Tg).</w:t>
            </w:r>
          </w:p>
        </w:tc>
        <w:tc>
          <w:tcPr>
            <w:tcW w:w="3828" w:type="dxa"/>
          </w:tcPr>
          <w:p w14:paraId="4928AA7D" w14:textId="77777777" w:rsidR="00CE63AA" w:rsidRPr="00184101" w:rsidRDefault="007B2A94">
            <w:pPr>
              <w:widowControl w:val="0"/>
              <w:autoSpaceDE w:val="0"/>
              <w:autoSpaceDN w:val="0"/>
              <w:spacing w:line="242" w:lineRule="auto"/>
              <w:ind w:left="346" w:right="1"/>
              <w:jc w:val="center"/>
              <w:rPr>
                <w:b/>
                <w:sz w:val="28"/>
                <w:szCs w:val="22"/>
              </w:rPr>
            </w:pPr>
            <w:r w:rsidRPr="00184101">
              <w:rPr>
                <w:b/>
                <w:sz w:val="28"/>
                <w:szCs w:val="22"/>
              </w:rPr>
              <w:t>TM.</w:t>
            </w:r>
            <w:r w:rsidRPr="00184101">
              <w:rPr>
                <w:b/>
                <w:spacing w:val="-10"/>
                <w:sz w:val="28"/>
                <w:szCs w:val="22"/>
              </w:rPr>
              <w:t xml:space="preserve"> </w:t>
            </w:r>
            <w:r w:rsidRPr="00184101">
              <w:rPr>
                <w:b/>
                <w:sz w:val="28"/>
                <w:szCs w:val="22"/>
              </w:rPr>
              <w:t>ỦY</w:t>
            </w:r>
            <w:r w:rsidRPr="00184101">
              <w:rPr>
                <w:b/>
                <w:spacing w:val="-10"/>
                <w:sz w:val="28"/>
                <w:szCs w:val="22"/>
              </w:rPr>
              <w:t xml:space="preserve"> </w:t>
            </w:r>
            <w:r w:rsidRPr="00184101">
              <w:rPr>
                <w:b/>
                <w:sz w:val="28"/>
                <w:szCs w:val="22"/>
              </w:rPr>
              <w:t>BAN</w:t>
            </w:r>
            <w:r w:rsidRPr="00184101">
              <w:rPr>
                <w:b/>
                <w:spacing w:val="-10"/>
                <w:sz w:val="28"/>
                <w:szCs w:val="22"/>
              </w:rPr>
              <w:t xml:space="preserve"> </w:t>
            </w:r>
            <w:r w:rsidRPr="00184101">
              <w:rPr>
                <w:b/>
                <w:sz w:val="28"/>
                <w:szCs w:val="22"/>
              </w:rPr>
              <w:t>NHÂN</w:t>
            </w:r>
            <w:r w:rsidRPr="00184101">
              <w:rPr>
                <w:b/>
                <w:spacing w:val="-10"/>
                <w:sz w:val="28"/>
                <w:szCs w:val="22"/>
              </w:rPr>
              <w:t xml:space="preserve"> </w:t>
            </w:r>
            <w:r w:rsidRPr="00184101">
              <w:rPr>
                <w:b/>
                <w:sz w:val="28"/>
                <w:szCs w:val="22"/>
              </w:rPr>
              <w:t>DÂN KT. CHỦ TỊCH</w:t>
            </w:r>
          </w:p>
          <w:p w14:paraId="38214C89" w14:textId="7F7D2FE6" w:rsidR="00CE63AA" w:rsidRPr="00184101" w:rsidRDefault="007B2A94">
            <w:pPr>
              <w:widowControl w:val="0"/>
              <w:autoSpaceDE w:val="0"/>
              <w:autoSpaceDN w:val="0"/>
              <w:spacing w:line="317" w:lineRule="exact"/>
              <w:ind w:left="346"/>
              <w:jc w:val="center"/>
              <w:rPr>
                <w:b/>
                <w:spacing w:val="-4"/>
                <w:sz w:val="28"/>
                <w:szCs w:val="22"/>
              </w:rPr>
            </w:pPr>
            <w:r w:rsidRPr="00184101">
              <w:rPr>
                <w:b/>
                <w:sz w:val="28"/>
                <w:szCs w:val="22"/>
              </w:rPr>
              <w:t>PHÓ</w:t>
            </w:r>
            <w:r w:rsidRPr="00184101">
              <w:rPr>
                <w:b/>
                <w:spacing w:val="-6"/>
                <w:sz w:val="28"/>
                <w:szCs w:val="22"/>
              </w:rPr>
              <w:t xml:space="preserve"> </w:t>
            </w:r>
            <w:r w:rsidRPr="00184101">
              <w:rPr>
                <w:b/>
                <w:sz w:val="28"/>
                <w:szCs w:val="22"/>
              </w:rPr>
              <w:t>CHỦ</w:t>
            </w:r>
            <w:r w:rsidRPr="00184101">
              <w:rPr>
                <w:b/>
                <w:spacing w:val="-6"/>
                <w:sz w:val="28"/>
                <w:szCs w:val="22"/>
              </w:rPr>
              <w:t xml:space="preserve"> </w:t>
            </w:r>
            <w:r w:rsidRPr="00184101">
              <w:rPr>
                <w:b/>
                <w:spacing w:val="-4"/>
                <w:sz w:val="28"/>
                <w:szCs w:val="22"/>
              </w:rPr>
              <w:t>TỊCH</w:t>
            </w:r>
          </w:p>
          <w:p w14:paraId="00A38391" w14:textId="058E951A" w:rsidR="00C936AD" w:rsidRPr="00184101" w:rsidRDefault="00C936AD">
            <w:pPr>
              <w:widowControl w:val="0"/>
              <w:autoSpaceDE w:val="0"/>
              <w:autoSpaceDN w:val="0"/>
              <w:spacing w:line="317" w:lineRule="exact"/>
              <w:ind w:left="346"/>
              <w:jc w:val="center"/>
              <w:rPr>
                <w:b/>
                <w:spacing w:val="-4"/>
                <w:sz w:val="28"/>
                <w:szCs w:val="22"/>
              </w:rPr>
            </w:pPr>
          </w:p>
          <w:p w14:paraId="49FACC21" w14:textId="3F984B00" w:rsidR="00C936AD" w:rsidRPr="00184101" w:rsidRDefault="00C936AD">
            <w:pPr>
              <w:widowControl w:val="0"/>
              <w:autoSpaceDE w:val="0"/>
              <w:autoSpaceDN w:val="0"/>
              <w:spacing w:line="317" w:lineRule="exact"/>
              <w:ind w:left="346"/>
              <w:jc w:val="center"/>
              <w:rPr>
                <w:b/>
                <w:spacing w:val="-4"/>
                <w:sz w:val="28"/>
                <w:szCs w:val="22"/>
              </w:rPr>
            </w:pPr>
          </w:p>
          <w:p w14:paraId="50821E15" w14:textId="70233B9A" w:rsidR="00C936AD" w:rsidRDefault="00C936AD">
            <w:pPr>
              <w:widowControl w:val="0"/>
              <w:autoSpaceDE w:val="0"/>
              <w:autoSpaceDN w:val="0"/>
              <w:spacing w:line="317" w:lineRule="exact"/>
              <w:ind w:left="346"/>
              <w:jc w:val="center"/>
              <w:rPr>
                <w:ins w:id="48" w:author="Office" w:date="2026-06-22T09:41:00Z" w16du:dateUtc="2026-06-22T02:41:00Z"/>
                <w:b/>
                <w:spacing w:val="-4"/>
                <w:sz w:val="28"/>
                <w:szCs w:val="22"/>
                <w:lang w:val="en-US"/>
              </w:rPr>
            </w:pPr>
          </w:p>
          <w:p w14:paraId="4678FA18" w14:textId="77777777" w:rsidR="00A46D87" w:rsidRPr="00A46D87" w:rsidRDefault="00A46D87">
            <w:pPr>
              <w:widowControl w:val="0"/>
              <w:autoSpaceDE w:val="0"/>
              <w:autoSpaceDN w:val="0"/>
              <w:spacing w:line="317" w:lineRule="exact"/>
              <w:ind w:left="346"/>
              <w:jc w:val="center"/>
              <w:rPr>
                <w:b/>
                <w:spacing w:val="-4"/>
                <w:sz w:val="28"/>
                <w:szCs w:val="22"/>
                <w:lang w:val="en-US"/>
                <w:rPrChange w:id="49" w:author="Office" w:date="2026-06-22T09:41:00Z" w16du:dateUtc="2026-06-22T02:41:00Z">
                  <w:rPr>
                    <w:b/>
                    <w:spacing w:val="-4"/>
                    <w:sz w:val="28"/>
                    <w:szCs w:val="22"/>
                  </w:rPr>
                </w:rPrChange>
              </w:rPr>
            </w:pPr>
          </w:p>
          <w:p w14:paraId="12B27BE2" w14:textId="77777777" w:rsidR="00C936AD" w:rsidRPr="00184101" w:rsidRDefault="00C936AD">
            <w:pPr>
              <w:widowControl w:val="0"/>
              <w:autoSpaceDE w:val="0"/>
              <w:autoSpaceDN w:val="0"/>
              <w:spacing w:line="317" w:lineRule="exact"/>
              <w:ind w:left="346"/>
              <w:jc w:val="center"/>
              <w:rPr>
                <w:b/>
                <w:spacing w:val="-4"/>
                <w:sz w:val="28"/>
                <w:szCs w:val="22"/>
              </w:rPr>
            </w:pPr>
          </w:p>
          <w:p w14:paraId="1742F140" w14:textId="6D4EDFE7" w:rsidR="00C936AD" w:rsidRPr="00184101" w:rsidRDefault="00C936AD">
            <w:pPr>
              <w:widowControl w:val="0"/>
              <w:autoSpaceDE w:val="0"/>
              <w:autoSpaceDN w:val="0"/>
              <w:spacing w:line="317" w:lineRule="exact"/>
              <w:ind w:left="346"/>
              <w:jc w:val="center"/>
              <w:rPr>
                <w:b/>
                <w:sz w:val="28"/>
                <w:szCs w:val="22"/>
              </w:rPr>
            </w:pPr>
            <w:r w:rsidRPr="00184101">
              <w:rPr>
                <w:b/>
                <w:spacing w:val="-4"/>
                <w:sz w:val="28"/>
                <w:szCs w:val="22"/>
              </w:rPr>
              <w:t>Hoàng Nguyên Dinh</w:t>
            </w:r>
          </w:p>
          <w:p w14:paraId="7081F66A" w14:textId="77777777" w:rsidR="00CE63AA" w:rsidRPr="00184101" w:rsidRDefault="00CE63AA">
            <w:pPr>
              <w:widowControl w:val="0"/>
              <w:autoSpaceDE w:val="0"/>
              <w:autoSpaceDN w:val="0"/>
              <w:rPr>
                <w:sz w:val="11"/>
                <w:szCs w:val="22"/>
              </w:rPr>
            </w:pPr>
          </w:p>
          <w:p w14:paraId="44D727C2" w14:textId="77777777" w:rsidR="00CE63AA" w:rsidRPr="00184101" w:rsidRDefault="00CE63AA">
            <w:pPr>
              <w:widowControl w:val="0"/>
              <w:autoSpaceDE w:val="0"/>
              <w:autoSpaceDN w:val="0"/>
              <w:ind w:left="99"/>
              <w:rPr>
                <w:sz w:val="20"/>
                <w:szCs w:val="22"/>
              </w:rPr>
            </w:pPr>
          </w:p>
          <w:p w14:paraId="0D1D2302" w14:textId="77777777" w:rsidR="00CE63AA" w:rsidRPr="00184101" w:rsidRDefault="00CE63AA">
            <w:pPr>
              <w:widowControl w:val="0"/>
              <w:autoSpaceDE w:val="0"/>
              <w:autoSpaceDN w:val="0"/>
              <w:ind w:left="346" w:right="2"/>
              <w:jc w:val="center"/>
              <w:rPr>
                <w:b/>
                <w:sz w:val="28"/>
                <w:szCs w:val="22"/>
              </w:rPr>
            </w:pPr>
          </w:p>
        </w:tc>
      </w:tr>
    </w:tbl>
    <w:p w14:paraId="28221B26" w14:textId="26ED7053" w:rsidR="00885516" w:rsidRPr="00184101" w:rsidRDefault="00885516">
      <w:pPr>
        <w:rPr>
          <w:b/>
          <w:bCs/>
          <w:sz w:val="28"/>
          <w:szCs w:val="28"/>
        </w:rPr>
      </w:pPr>
      <w:r w:rsidRPr="00184101">
        <w:rPr>
          <w:b/>
          <w:bCs/>
          <w:sz w:val="28"/>
          <w:szCs w:val="28"/>
        </w:rPr>
        <w:br w:type="page"/>
      </w:r>
    </w:p>
    <w:p w14:paraId="229DF811" w14:textId="01294AAA" w:rsidR="008F6428" w:rsidRPr="00184101" w:rsidRDefault="008F6428" w:rsidP="006B748D">
      <w:pPr>
        <w:jc w:val="center"/>
        <w:rPr>
          <w:b/>
          <w:bCs/>
          <w:sz w:val="28"/>
          <w:szCs w:val="28"/>
        </w:rPr>
      </w:pPr>
      <w:r w:rsidRPr="00184101">
        <w:rPr>
          <w:b/>
          <w:bCs/>
          <w:sz w:val="28"/>
          <w:szCs w:val="28"/>
        </w:rPr>
        <w:lastRenderedPageBreak/>
        <w:t>Phụ lục</w:t>
      </w:r>
    </w:p>
    <w:p w14:paraId="21425E79" w14:textId="77777777" w:rsidR="008F6428" w:rsidRPr="00184101" w:rsidRDefault="008F6428" w:rsidP="008F6428">
      <w:pPr>
        <w:widowControl w:val="0"/>
        <w:autoSpaceDE w:val="0"/>
        <w:autoSpaceDN w:val="0"/>
        <w:ind w:left="44" w:right="-139"/>
        <w:jc w:val="center"/>
        <w:rPr>
          <w:b/>
          <w:spacing w:val="-12"/>
          <w:sz w:val="28"/>
          <w:szCs w:val="22"/>
        </w:rPr>
      </w:pPr>
      <w:r w:rsidRPr="00184101">
        <w:rPr>
          <w:b/>
          <w:spacing w:val="-4"/>
          <w:sz w:val="28"/>
          <w:szCs w:val="22"/>
        </w:rPr>
        <w:t>Phân</w:t>
      </w:r>
      <w:r w:rsidRPr="00184101">
        <w:rPr>
          <w:b/>
          <w:spacing w:val="-14"/>
          <w:sz w:val="28"/>
          <w:szCs w:val="22"/>
        </w:rPr>
        <w:t xml:space="preserve"> </w:t>
      </w:r>
      <w:r w:rsidRPr="00184101">
        <w:rPr>
          <w:b/>
          <w:spacing w:val="-4"/>
          <w:sz w:val="28"/>
          <w:szCs w:val="22"/>
        </w:rPr>
        <w:t>cấp</w:t>
      </w:r>
      <w:r w:rsidRPr="00184101">
        <w:rPr>
          <w:b/>
          <w:spacing w:val="-13"/>
          <w:sz w:val="28"/>
          <w:szCs w:val="22"/>
        </w:rPr>
        <w:t xml:space="preserve"> </w:t>
      </w:r>
      <w:r w:rsidRPr="00184101">
        <w:rPr>
          <w:b/>
          <w:spacing w:val="-4"/>
          <w:sz w:val="28"/>
          <w:szCs w:val="22"/>
        </w:rPr>
        <w:t>cho</w:t>
      </w:r>
      <w:r w:rsidRPr="00184101">
        <w:rPr>
          <w:b/>
          <w:spacing w:val="-14"/>
          <w:sz w:val="28"/>
          <w:szCs w:val="22"/>
        </w:rPr>
        <w:t xml:space="preserve"> </w:t>
      </w:r>
      <w:r w:rsidRPr="00184101">
        <w:rPr>
          <w:b/>
          <w:spacing w:val="-4"/>
          <w:sz w:val="28"/>
          <w:szCs w:val="22"/>
        </w:rPr>
        <w:t>Chủ</w:t>
      </w:r>
      <w:r w:rsidRPr="00184101">
        <w:rPr>
          <w:b/>
          <w:spacing w:val="-15"/>
          <w:sz w:val="28"/>
          <w:szCs w:val="22"/>
        </w:rPr>
        <w:t xml:space="preserve"> </w:t>
      </w:r>
      <w:r w:rsidRPr="00184101">
        <w:rPr>
          <w:b/>
          <w:spacing w:val="-4"/>
          <w:sz w:val="28"/>
          <w:szCs w:val="22"/>
        </w:rPr>
        <w:t>tịch</w:t>
      </w:r>
      <w:r w:rsidRPr="00184101">
        <w:rPr>
          <w:b/>
          <w:spacing w:val="-13"/>
          <w:sz w:val="28"/>
          <w:szCs w:val="22"/>
        </w:rPr>
        <w:t xml:space="preserve"> </w:t>
      </w:r>
      <w:r w:rsidRPr="00184101">
        <w:rPr>
          <w:b/>
          <w:spacing w:val="-4"/>
          <w:sz w:val="28"/>
          <w:szCs w:val="22"/>
        </w:rPr>
        <w:t>Ủy</w:t>
      </w:r>
      <w:r w:rsidRPr="00184101">
        <w:rPr>
          <w:b/>
          <w:spacing w:val="-14"/>
          <w:sz w:val="28"/>
          <w:szCs w:val="22"/>
        </w:rPr>
        <w:t xml:space="preserve"> </w:t>
      </w:r>
      <w:r w:rsidRPr="00184101">
        <w:rPr>
          <w:b/>
          <w:spacing w:val="-4"/>
          <w:sz w:val="28"/>
          <w:szCs w:val="22"/>
        </w:rPr>
        <w:t>ban</w:t>
      </w:r>
      <w:r w:rsidRPr="00184101">
        <w:rPr>
          <w:b/>
          <w:spacing w:val="-13"/>
          <w:sz w:val="28"/>
          <w:szCs w:val="22"/>
        </w:rPr>
        <w:t xml:space="preserve"> </w:t>
      </w:r>
      <w:r w:rsidRPr="00184101">
        <w:rPr>
          <w:b/>
          <w:spacing w:val="-4"/>
          <w:sz w:val="28"/>
          <w:szCs w:val="22"/>
        </w:rPr>
        <w:t>nhân</w:t>
      </w:r>
      <w:r w:rsidRPr="00184101">
        <w:rPr>
          <w:b/>
          <w:spacing w:val="-14"/>
          <w:sz w:val="28"/>
          <w:szCs w:val="22"/>
        </w:rPr>
        <w:t xml:space="preserve"> </w:t>
      </w:r>
      <w:r w:rsidRPr="00184101">
        <w:rPr>
          <w:b/>
          <w:spacing w:val="-4"/>
          <w:sz w:val="28"/>
          <w:szCs w:val="22"/>
        </w:rPr>
        <w:t>dân</w:t>
      </w:r>
      <w:r w:rsidRPr="00184101">
        <w:rPr>
          <w:b/>
          <w:spacing w:val="-15"/>
          <w:sz w:val="28"/>
          <w:szCs w:val="22"/>
        </w:rPr>
        <w:t xml:space="preserve"> </w:t>
      </w:r>
      <w:r w:rsidRPr="00184101">
        <w:rPr>
          <w:b/>
          <w:spacing w:val="-4"/>
          <w:sz w:val="28"/>
          <w:szCs w:val="22"/>
        </w:rPr>
        <w:t>cấp</w:t>
      </w:r>
      <w:r w:rsidRPr="00184101">
        <w:rPr>
          <w:b/>
          <w:spacing w:val="-13"/>
          <w:sz w:val="28"/>
          <w:szCs w:val="22"/>
        </w:rPr>
        <w:t xml:space="preserve"> </w:t>
      </w:r>
      <w:r w:rsidRPr="00184101">
        <w:rPr>
          <w:b/>
          <w:spacing w:val="-4"/>
          <w:sz w:val="28"/>
          <w:szCs w:val="22"/>
        </w:rPr>
        <w:t>xã</w:t>
      </w:r>
      <w:r w:rsidRPr="00184101">
        <w:rPr>
          <w:b/>
          <w:spacing w:val="-14"/>
          <w:sz w:val="28"/>
          <w:szCs w:val="22"/>
        </w:rPr>
        <w:t xml:space="preserve"> </w:t>
      </w:r>
      <w:r w:rsidRPr="00184101">
        <w:rPr>
          <w:b/>
          <w:spacing w:val="-4"/>
          <w:sz w:val="28"/>
          <w:szCs w:val="22"/>
        </w:rPr>
        <w:t>thực</w:t>
      </w:r>
      <w:r w:rsidRPr="00184101">
        <w:rPr>
          <w:b/>
          <w:spacing w:val="-13"/>
          <w:sz w:val="28"/>
          <w:szCs w:val="22"/>
        </w:rPr>
        <w:t xml:space="preserve"> </w:t>
      </w:r>
      <w:r w:rsidRPr="00184101">
        <w:rPr>
          <w:b/>
          <w:spacing w:val="-4"/>
          <w:sz w:val="28"/>
          <w:szCs w:val="22"/>
        </w:rPr>
        <w:t xml:space="preserve">hiện </w:t>
      </w:r>
      <w:r w:rsidRPr="00184101">
        <w:rPr>
          <w:b/>
          <w:spacing w:val="-2"/>
          <w:sz w:val="28"/>
          <w:szCs w:val="22"/>
        </w:rPr>
        <w:t>các</w:t>
      </w:r>
      <w:r w:rsidRPr="00184101">
        <w:rPr>
          <w:b/>
          <w:spacing w:val="-13"/>
          <w:sz w:val="28"/>
          <w:szCs w:val="22"/>
        </w:rPr>
        <w:t xml:space="preserve"> </w:t>
      </w:r>
      <w:r w:rsidRPr="00184101">
        <w:rPr>
          <w:b/>
          <w:spacing w:val="-2"/>
          <w:sz w:val="28"/>
          <w:szCs w:val="22"/>
        </w:rPr>
        <w:t>nhiệm</w:t>
      </w:r>
      <w:r w:rsidRPr="00184101">
        <w:rPr>
          <w:b/>
          <w:spacing w:val="-16"/>
          <w:sz w:val="28"/>
          <w:szCs w:val="22"/>
        </w:rPr>
        <w:t xml:space="preserve"> </w:t>
      </w:r>
      <w:r w:rsidRPr="00184101">
        <w:rPr>
          <w:b/>
          <w:spacing w:val="-2"/>
          <w:sz w:val="28"/>
          <w:szCs w:val="22"/>
        </w:rPr>
        <w:t>vụ</w:t>
      </w:r>
      <w:r w:rsidRPr="00184101">
        <w:rPr>
          <w:b/>
          <w:spacing w:val="-12"/>
          <w:sz w:val="28"/>
          <w:szCs w:val="22"/>
        </w:rPr>
        <w:t xml:space="preserve"> </w:t>
      </w:r>
    </w:p>
    <w:p w14:paraId="0A2F0793" w14:textId="77777777" w:rsidR="008F6428" w:rsidRPr="00184101" w:rsidRDefault="008F6428" w:rsidP="008F6428">
      <w:pPr>
        <w:widowControl w:val="0"/>
        <w:autoSpaceDE w:val="0"/>
        <w:autoSpaceDN w:val="0"/>
        <w:ind w:left="44" w:right="-139"/>
        <w:jc w:val="center"/>
        <w:rPr>
          <w:b/>
          <w:spacing w:val="-12"/>
          <w:sz w:val="28"/>
          <w:szCs w:val="22"/>
        </w:rPr>
      </w:pPr>
      <w:r w:rsidRPr="00184101">
        <w:rPr>
          <w:b/>
          <w:spacing w:val="-2"/>
          <w:sz w:val="28"/>
          <w:szCs w:val="22"/>
        </w:rPr>
        <w:t>trong</w:t>
      </w:r>
      <w:r w:rsidRPr="00184101">
        <w:rPr>
          <w:b/>
          <w:spacing w:val="-13"/>
          <w:sz w:val="28"/>
          <w:szCs w:val="22"/>
        </w:rPr>
        <w:t xml:space="preserve"> </w:t>
      </w:r>
      <w:r w:rsidRPr="00184101">
        <w:rPr>
          <w:b/>
          <w:spacing w:val="-2"/>
          <w:sz w:val="28"/>
          <w:szCs w:val="22"/>
        </w:rPr>
        <w:t>lĩnh</w:t>
      </w:r>
      <w:r w:rsidRPr="00184101">
        <w:rPr>
          <w:b/>
          <w:spacing w:val="-14"/>
          <w:sz w:val="28"/>
          <w:szCs w:val="22"/>
        </w:rPr>
        <w:t xml:space="preserve"> </w:t>
      </w:r>
      <w:r w:rsidRPr="00184101">
        <w:rPr>
          <w:b/>
          <w:spacing w:val="-2"/>
          <w:sz w:val="28"/>
          <w:szCs w:val="22"/>
        </w:rPr>
        <w:t xml:space="preserve">vực </w:t>
      </w:r>
      <w:r w:rsidRPr="00184101">
        <w:rPr>
          <w:b/>
          <w:sz w:val="28"/>
          <w:szCs w:val="22"/>
        </w:rPr>
        <w:t>đất đai trên địa bàn Thành phố Hồ Chí Minh</w:t>
      </w:r>
    </w:p>
    <w:p w14:paraId="49424E0C" w14:textId="77777777" w:rsidR="008F6428" w:rsidRPr="00184101" w:rsidRDefault="008F6428" w:rsidP="008F6428">
      <w:pPr>
        <w:spacing w:before="120" w:after="360"/>
        <w:jc w:val="center"/>
        <w:rPr>
          <w:i/>
          <w:iCs/>
          <w:sz w:val="28"/>
          <w:szCs w:val="28"/>
        </w:rPr>
      </w:pPr>
      <w:r w:rsidRPr="00184101">
        <w:rPr>
          <w:i/>
          <w:sz w:val="28"/>
          <w:szCs w:val="22"/>
        </w:rPr>
        <w:t>(Kèm</w:t>
      </w:r>
      <w:r w:rsidRPr="00184101">
        <w:rPr>
          <w:i/>
          <w:spacing w:val="-4"/>
          <w:sz w:val="28"/>
          <w:szCs w:val="22"/>
        </w:rPr>
        <w:t xml:space="preserve"> </w:t>
      </w:r>
      <w:r w:rsidRPr="00184101">
        <w:rPr>
          <w:i/>
          <w:sz w:val="28"/>
          <w:szCs w:val="22"/>
        </w:rPr>
        <w:t>theo</w:t>
      </w:r>
      <w:r w:rsidRPr="00184101">
        <w:rPr>
          <w:i/>
          <w:spacing w:val="-3"/>
          <w:sz w:val="28"/>
          <w:szCs w:val="22"/>
        </w:rPr>
        <w:t xml:space="preserve"> </w:t>
      </w:r>
      <w:r w:rsidRPr="00184101">
        <w:rPr>
          <w:i/>
          <w:sz w:val="28"/>
          <w:szCs w:val="22"/>
        </w:rPr>
        <w:t>Quyết</w:t>
      </w:r>
      <w:r w:rsidRPr="00184101">
        <w:rPr>
          <w:i/>
          <w:spacing w:val="-5"/>
          <w:sz w:val="28"/>
          <w:szCs w:val="22"/>
        </w:rPr>
        <w:t xml:space="preserve"> </w:t>
      </w:r>
      <w:r w:rsidRPr="00184101">
        <w:rPr>
          <w:i/>
          <w:sz w:val="28"/>
          <w:szCs w:val="22"/>
        </w:rPr>
        <w:t>định</w:t>
      </w:r>
      <w:r w:rsidRPr="00184101">
        <w:rPr>
          <w:i/>
          <w:spacing w:val="-2"/>
          <w:sz w:val="28"/>
          <w:szCs w:val="22"/>
        </w:rPr>
        <w:t xml:space="preserve"> </w:t>
      </w:r>
      <w:r w:rsidRPr="00184101">
        <w:rPr>
          <w:i/>
          <w:sz w:val="28"/>
          <w:szCs w:val="22"/>
        </w:rPr>
        <w:t>số</w:t>
      </w:r>
      <w:r w:rsidRPr="00184101">
        <w:rPr>
          <w:i/>
          <w:spacing w:val="-1"/>
          <w:sz w:val="28"/>
          <w:szCs w:val="22"/>
        </w:rPr>
        <w:t xml:space="preserve"> </w:t>
      </w:r>
      <w:r w:rsidRPr="00184101">
        <w:rPr>
          <w:i/>
          <w:sz w:val="28"/>
          <w:szCs w:val="22"/>
        </w:rPr>
        <w:t xml:space="preserve">             /2026/QĐ-UBND</w:t>
      </w:r>
      <w:r w:rsidRPr="00184101">
        <w:rPr>
          <w:i/>
          <w:spacing w:val="-5"/>
          <w:sz w:val="28"/>
          <w:szCs w:val="22"/>
        </w:rPr>
        <w:t xml:space="preserve"> </w:t>
      </w:r>
      <w:r w:rsidRPr="00184101">
        <w:rPr>
          <w:i/>
          <w:sz w:val="28"/>
          <w:szCs w:val="22"/>
        </w:rPr>
        <w:t xml:space="preserve">ngày    tháng     năm 2026      </w:t>
      </w:r>
      <w:r w:rsidRPr="00184101">
        <w:rPr>
          <w:i/>
          <w:spacing w:val="-3"/>
          <w:sz w:val="28"/>
          <w:szCs w:val="22"/>
        </w:rPr>
        <w:t xml:space="preserve"> </w:t>
      </w:r>
      <w:r w:rsidRPr="00184101">
        <w:rPr>
          <w:i/>
          <w:sz w:val="28"/>
          <w:szCs w:val="22"/>
        </w:rPr>
        <w:t xml:space="preserve"> của</w:t>
      </w:r>
      <w:r w:rsidRPr="00184101">
        <w:rPr>
          <w:i/>
          <w:spacing w:val="-2"/>
          <w:sz w:val="28"/>
          <w:szCs w:val="22"/>
        </w:rPr>
        <w:t xml:space="preserve"> </w:t>
      </w:r>
      <w:r w:rsidRPr="00184101">
        <w:rPr>
          <w:i/>
          <w:sz w:val="28"/>
          <w:szCs w:val="22"/>
        </w:rPr>
        <w:t>Ủy ban nhân dân Thành phố)</w:t>
      </w:r>
    </w:p>
    <w:p w14:paraId="0FB8EC51" w14:textId="77777777" w:rsidR="008F6428" w:rsidRPr="00184101" w:rsidRDefault="008F6428" w:rsidP="00920AE0">
      <w:pPr>
        <w:widowControl w:val="0"/>
        <w:autoSpaceDE w:val="0"/>
        <w:autoSpaceDN w:val="0"/>
        <w:spacing w:before="120" w:after="120"/>
        <w:ind w:firstLine="567"/>
        <w:jc w:val="both"/>
        <w:rPr>
          <w:sz w:val="28"/>
          <w:szCs w:val="28"/>
        </w:rPr>
      </w:pPr>
      <w:r w:rsidRPr="00184101">
        <w:rPr>
          <w:sz w:val="28"/>
          <w:szCs w:val="28"/>
        </w:rPr>
        <w:t>1. Phê duyệt phương án đấu giá quyền sử dụng đất đối với trường hợp đấu giá quyền sử dụng đất thuộc thẩm quyền giao đất, cho thuê đất của Chủ tịch Ủy ban nhân dân cấp xã.</w:t>
      </w:r>
    </w:p>
    <w:p w14:paraId="444E9D9E" w14:textId="77777777" w:rsidR="008F6428" w:rsidRPr="00184101" w:rsidRDefault="008F6428" w:rsidP="00920AE0">
      <w:pPr>
        <w:widowControl w:val="0"/>
        <w:autoSpaceDE w:val="0"/>
        <w:autoSpaceDN w:val="0"/>
        <w:spacing w:before="120" w:after="120"/>
        <w:ind w:firstLine="567"/>
        <w:jc w:val="both"/>
        <w:rPr>
          <w:sz w:val="28"/>
          <w:szCs w:val="28"/>
        </w:rPr>
      </w:pPr>
      <w:r w:rsidRPr="00184101">
        <w:rPr>
          <w:sz w:val="28"/>
          <w:szCs w:val="28"/>
        </w:rPr>
        <w:t>2. Chấp thuận hoặc không chấp thuận phương án sử dụng đất kết hợp đa mục đích đối với cá nhân.</w:t>
      </w:r>
    </w:p>
    <w:p w14:paraId="17018719" w14:textId="77777777" w:rsidR="008F6428" w:rsidRPr="00184101" w:rsidRDefault="008F6428" w:rsidP="00920AE0">
      <w:pPr>
        <w:widowControl w:val="0"/>
        <w:shd w:val="clear" w:color="auto" w:fill="FFFFFF"/>
        <w:autoSpaceDE w:val="0"/>
        <w:autoSpaceDN w:val="0"/>
        <w:spacing w:before="120" w:after="120"/>
        <w:ind w:firstLine="567"/>
        <w:jc w:val="both"/>
        <w:rPr>
          <w:iCs/>
          <w:sz w:val="28"/>
          <w:szCs w:val="28"/>
        </w:rPr>
      </w:pPr>
      <w:r w:rsidRPr="00184101">
        <w:rPr>
          <w:iCs/>
          <w:sz w:val="28"/>
          <w:szCs w:val="28"/>
        </w:rPr>
        <w:t xml:space="preserve">3. Chấp thuận phương án sử dụng đất nông nghiệp của tổ chức kinh tế quy định tại khoản 6 Điều 45 Luật Đất đai; phê duyệt phương án sử dụng đất lúa của cá nhân quy định tại khoản 7 Điều 45 Luật Đất đai. </w:t>
      </w:r>
    </w:p>
    <w:p w14:paraId="30A8959C"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4. Quyết định thành lập Hội đồng bồi thường, hỗ trợ, tái định cư đối với từng dự án quy định tại điểm c khoản 2 Điều 86 Luật Đất đai.</w:t>
      </w:r>
    </w:p>
    <w:p w14:paraId="4E805F1B" w14:textId="77777777" w:rsidR="008F6428" w:rsidRPr="00184101" w:rsidRDefault="008F6428" w:rsidP="00920AE0">
      <w:pPr>
        <w:widowControl w:val="0"/>
        <w:shd w:val="clear" w:color="auto" w:fill="FFFFFF"/>
        <w:autoSpaceDE w:val="0"/>
        <w:autoSpaceDN w:val="0"/>
        <w:spacing w:before="120" w:after="120"/>
        <w:ind w:firstLine="567"/>
        <w:jc w:val="both"/>
        <w:rPr>
          <w:iCs/>
          <w:sz w:val="28"/>
          <w:szCs w:val="28"/>
        </w:rPr>
      </w:pPr>
      <w:r w:rsidRPr="00184101">
        <w:rPr>
          <w:iCs/>
          <w:sz w:val="28"/>
          <w:szCs w:val="28"/>
        </w:rPr>
        <w:t xml:space="preserve">5. Ban hành Thông báo thu hồi đất quy định tại điểm a khoản 2 Điều 87 Luật Đất đai. </w:t>
      </w:r>
    </w:p>
    <w:p w14:paraId="2DCD7C0E"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 xml:space="preserve">6. Ban hành quyết định kiểm đếm bắt buộc quy định tại điểm đ khoản 2 Điều 87 Luật Đất đai. </w:t>
      </w:r>
    </w:p>
    <w:p w14:paraId="3F1CF87B" w14:textId="77777777" w:rsidR="008F6428" w:rsidRPr="00184101" w:rsidRDefault="008F6428" w:rsidP="00920AE0">
      <w:pPr>
        <w:widowControl w:val="0"/>
        <w:shd w:val="clear" w:color="auto" w:fill="FFFFFF"/>
        <w:autoSpaceDE w:val="0"/>
        <w:autoSpaceDN w:val="0"/>
        <w:spacing w:before="120" w:after="120"/>
        <w:ind w:firstLine="567"/>
        <w:jc w:val="both"/>
        <w:rPr>
          <w:iCs/>
          <w:sz w:val="28"/>
          <w:szCs w:val="28"/>
        </w:rPr>
      </w:pPr>
      <w:r w:rsidRPr="00184101">
        <w:rPr>
          <w:iCs/>
          <w:sz w:val="28"/>
          <w:szCs w:val="28"/>
        </w:rPr>
        <w:t xml:space="preserve">7. Quyết định phê đuyệt phương án bồi thường, hỗ trợ, tái định cư quy định tại điểm c khoản 3 Điều 87 Luật Đất đai. </w:t>
      </w:r>
    </w:p>
    <w:p w14:paraId="557566E4"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 xml:space="preserve">8. Ban hành quyết định cưỡng chế thực hiện quyết định kiểm đếm bắt buộc quy định tại khoản 3 Điều 88 Luật Đất đai. </w:t>
      </w:r>
    </w:p>
    <w:p w14:paraId="13F91B5D"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 xml:space="preserve">9. Ban hành quyết định cưỡng chế thực hiện quyết định thu hồi đất quy định tại khoản 3 Điều 89 Luật Đất đai; ban hành quyết định thành lập Ban cưỡng chế thu hồi đất quy định tại điểm a khoản 4 Điều 89 Luật Đất đai. </w:t>
      </w:r>
    </w:p>
    <w:p w14:paraId="569B6CCA" w14:textId="77777777" w:rsidR="008F6428" w:rsidRPr="00184101" w:rsidRDefault="008F6428" w:rsidP="00920AE0">
      <w:pPr>
        <w:widowControl w:val="0"/>
        <w:shd w:val="clear" w:color="auto" w:fill="FFFFFF"/>
        <w:autoSpaceDE w:val="0"/>
        <w:autoSpaceDN w:val="0"/>
        <w:spacing w:before="120" w:after="120"/>
        <w:ind w:firstLine="567"/>
        <w:jc w:val="both"/>
        <w:rPr>
          <w:iCs/>
          <w:sz w:val="28"/>
          <w:szCs w:val="28"/>
        </w:rPr>
      </w:pPr>
      <w:r w:rsidRPr="00184101">
        <w:rPr>
          <w:iCs/>
          <w:sz w:val="28"/>
          <w:szCs w:val="28"/>
        </w:rPr>
        <w:t xml:space="preserve">10. Phê duyệt phương án cưỡng chế quyết định thu hồi đất và kinh phí cho hoạt động cưỡng chế quy định tại điểm b khoản 5 Điều 89 Luật Đất đai. </w:t>
      </w:r>
    </w:p>
    <w:p w14:paraId="23A96F74" w14:textId="77777777" w:rsidR="008F6428" w:rsidRPr="00184101" w:rsidRDefault="008F6428" w:rsidP="00920AE0">
      <w:pPr>
        <w:widowControl w:val="0"/>
        <w:shd w:val="clear" w:color="auto" w:fill="FFFFFF"/>
        <w:autoSpaceDE w:val="0"/>
        <w:autoSpaceDN w:val="0"/>
        <w:spacing w:before="120" w:after="120"/>
        <w:ind w:firstLine="567"/>
        <w:jc w:val="both"/>
        <w:rPr>
          <w:iCs/>
          <w:sz w:val="28"/>
          <w:szCs w:val="28"/>
        </w:rPr>
      </w:pPr>
      <w:r w:rsidRPr="00184101">
        <w:rPr>
          <w:iCs/>
          <w:sz w:val="28"/>
          <w:szCs w:val="28"/>
        </w:rPr>
        <w:t xml:space="preserve">11. Quyết định thu hồi đất thuộc các trường hợp quy định tại khoản 2 Điều 83 Luật Đất đai; thu hồi đất liên quan đến quy định tại điểm b khoản 3, khoản 5, điểm b khoản 6 Điều 87 và khoản 7 Điều 91 Luật Đất đai. </w:t>
      </w:r>
    </w:p>
    <w:p w14:paraId="36258876"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12. Quyết định trưng dụng đất, quyết định gia hạn trưng dụng đất quy định tại khoản 3 Điều 90 Luật Đất đai; thành lập Hội đồng để xác định mức bồi thường thiệt hại do thực hiện trưng dụng đất gây ra, quyết định mức bồi thường quy định tại điểm d khoản 7 Điều 90 Luật Đất đai.</w:t>
      </w:r>
    </w:p>
    <w:p w14:paraId="58F0F01B"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13. Quyết định giá đất tính tiền sử dụng đất tại nơi tái định cư đối với người được bồi thường về đất ở, người được giao đất ở tái định cư trong trường hợp không đủ điều kiện bồi thường về đất ở quy định tại khoản 3 Điều 111 Luật Đất đai.</w:t>
      </w:r>
    </w:p>
    <w:p w14:paraId="2E382276"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lastRenderedPageBreak/>
        <w:t>14. Ban hành quyết định giá đất thuộc thẩm quyền của Chủ tịch Ủy ban nhân dân cấp xã đối với trường hợp xác định giá đất cụ thể quy định tại khoản 4 Điều 155 Luật Đất đai.</w:t>
      </w:r>
    </w:p>
    <w:p w14:paraId="3A8EDCDD"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15. Quyết định giá đất cụ thể đối với trường hợp quy định tại điểm b khoản 2 Điều 160 Luật Đất đai.</w:t>
      </w:r>
    </w:p>
    <w:p w14:paraId="15BBD584"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 xml:space="preserve">16. Quyết định giao đất, cho thuê đất, cho phép chuyển mục đích sử dụng đất đối với cá nhân quy định tại điểm c khoản 1 và điểm a khoản 2 Điều 123 Luật Đất đai; quyết định giao đất đối với cộng đồng dân cư quy định tại điểm b khoản 2 Điều 123 Luật Đất đai; quyết định giao đất nông nghiệp cho cá nhân quy định tại điểm b khoản 2 Điều 178 Luật Đất đai. </w:t>
      </w:r>
    </w:p>
    <w:p w14:paraId="61FAEA83"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17. Phê duyệt phương án góp quyền sử dụng đất, điều chỉnh lại đất đai để thực hiện dự án chỉnh trang, phát triển khu dân cư nông thôn, mở rộng, nâng cấp đường giao thông nông thôn quy định tại điểm b khoản 3 Điều 219 Luật Đất đai.</w:t>
      </w:r>
    </w:p>
    <w:p w14:paraId="7203A151" w14:textId="77777777" w:rsidR="008F6428" w:rsidRPr="00184101" w:rsidRDefault="008F6428" w:rsidP="00920AE0">
      <w:pPr>
        <w:widowControl w:val="0"/>
        <w:autoSpaceDE w:val="0"/>
        <w:autoSpaceDN w:val="0"/>
        <w:spacing w:before="120" w:after="120"/>
        <w:ind w:firstLine="567"/>
        <w:jc w:val="both"/>
        <w:rPr>
          <w:sz w:val="28"/>
          <w:szCs w:val="28"/>
        </w:rPr>
      </w:pPr>
      <w:r w:rsidRPr="00184101">
        <w:rPr>
          <w:iCs/>
          <w:sz w:val="28"/>
          <w:szCs w:val="28"/>
        </w:rPr>
        <w:t xml:space="preserve">18. </w:t>
      </w:r>
      <w:r w:rsidRPr="00184101">
        <w:rPr>
          <w:sz w:val="28"/>
          <w:szCs w:val="28"/>
        </w:rPr>
        <w:t>Quyết định đấu giá quyền sử dụng đất, phê duyệt giá khởi điểm của khu đất, thửa đất đấu giá, quyết định công nhận kết quả trúng đấu giá quyền sử dụng đất quy định tại Điều 229 Luật Đất đai đối với đối tượng quy định tại khoản 2 Điều 123 Luật Đất đai.</w:t>
      </w:r>
    </w:p>
    <w:p w14:paraId="105098B0"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19. Quyết định thành lập Hội đồng thẩm định giá đất cụ thể đối với trường hợp quy định tại khoản 1 Điều 32 Nghị định số 71/2024/NĐ-CP ngày 27 tháng 6 năm 2024 của Chính phủ quy định về giá đất.</w:t>
      </w:r>
    </w:p>
    <w:p w14:paraId="7EFE5FF1"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 xml:space="preserve">20. Tổ chức thực hiện việc quyết định giá đất cụ thể quy định tại khoản 3 Điều 38 Nghị định số 71/2024/NĐ-CP. </w:t>
      </w:r>
    </w:p>
    <w:p w14:paraId="7FB38FBE" w14:textId="77777777" w:rsidR="008F6428" w:rsidRPr="00184101" w:rsidRDefault="008F6428" w:rsidP="00920AE0">
      <w:pPr>
        <w:widowControl w:val="0"/>
        <w:autoSpaceDE w:val="0"/>
        <w:autoSpaceDN w:val="0"/>
        <w:spacing w:before="120" w:after="120"/>
        <w:ind w:firstLine="567"/>
        <w:jc w:val="both"/>
        <w:rPr>
          <w:color w:val="000000" w:themeColor="text1"/>
          <w:sz w:val="28"/>
          <w:szCs w:val="28"/>
        </w:rPr>
      </w:pPr>
      <w:r w:rsidRPr="00184101">
        <w:rPr>
          <w:color w:val="000000" w:themeColor="text1"/>
          <w:sz w:val="28"/>
          <w:szCs w:val="28"/>
        </w:rPr>
        <w:t>21. Quyết định phê duyệt phương án bồi thường, hỗ trợ, tái định cư quy định tại khoản 3 Điều 3 Nghị định số 88/2024/NĐ-CP ngày 15 tháng 7 năm 2024 của Chính phủ quy định về bồi thường, hỗ trợ, tái định cư khi Nhà nước thu hồi đất (sau đây gọi là Nghị định số 88/2024/NĐ-CP).</w:t>
      </w:r>
    </w:p>
    <w:p w14:paraId="269E5B25"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22. Quyết định giá đất tính tiền sử dụng đất, tiền thuê đất khi bồi thường bằng đất có mục đích sử dụng khác với loại đất thu hồi quy định tại khoản 1 Điều 4 Nghị định số 88/2024/NĐ-CP.</w:t>
      </w:r>
    </w:p>
    <w:p w14:paraId="241B5C4E"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 xml:space="preserve">23. Xác định mức bồi thường thiệt hại do thực hiện trưng dụng đất gây ra đối với trường hợp quy định tại điểm a khoản 3 Điều 29 Nghị định số 102/2024/NĐ-CP. </w:t>
      </w:r>
    </w:p>
    <w:p w14:paraId="48B0E936"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iCs/>
          <w:sz w:val="28"/>
          <w:szCs w:val="28"/>
        </w:rPr>
        <w:t>24. Quyết định thành lập Ban cưỡng chế kiểm đếm bắt buộc quy định tại khoản 1 Điều 36 Nghị định số 102/2024/NĐ-CP.</w:t>
      </w:r>
    </w:p>
    <w:p w14:paraId="45EFA465" w14:textId="77777777" w:rsidR="008F6428" w:rsidRPr="00184101" w:rsidRDefault="008F6428" w:rsidP="00920AE0">
      <w:pPr>
        <w:widowControl w:val="0"/>
        <w:autoSpaceDE w:val="0"/>
        <w:autoSpaceDN w:val="0"/>
        <w:spacing w:before="120" w:after="120"/>
        <w:ind w:firstLine="567"/>
        <w:jc w:val="both"/>
        <w:rPr>
          <w:iCs/>
          <w:sz w:val="28"/>
          <w:szCs w:val="28"/>
        </w:rPr>
      </w:pPr>
      <w:r w:rsidRPr="00184101">
        <w:rPr>
          <w:sz w:val="28"/>
          <w:szCs w:val="28"/>
        </w:rPr>
        <w:t>25. Có văn bản chấp thuận hoặc không chấp thuận về phương án sử dụng đất nông nghiệp quy định tại khoản 2 Điều 78 Nghị định số 102/2024/NĐ-CP.</w:t>
      </w:r>
    </w:p>
    <w:p w14:paraId="15828020" w14:textId="3D2D394B" w:rsidR="008F6428" w:rsidRPr="00184101" w:rsidRDefault="008F6428" w:rsidP="00920AE0">
      <w:pPr>
        <w:widowControl w:val="0"/>
        <w:autoSpaceDE w:val="0"/>
        <w:autoSpaceDN w:val="0"/>
        <w:spacing w:before="120" w:after="120"/>
        <w:ind w:firstLine="567"/>
        <w:jc w:val="both"/>
        <w:rPr>
          <w:iCs/>
          <w:sz w:val="28"/>
          <w:szCs w:val="28"/>
        </w:rPr>
      </w:pPr>
      <w:r w:rsidRPr="00184101">
        <w:rPr>
          <w:sz w:val="28"/>
          <w:szCs w:val="28"/>
        </w:rPr>
        <w:t>26. Phê duyệt phương án cưỡng chế thực hiện quyết định giải quyết tranh chấp đất đai quy định tại điểm b khoản 6 Điều 108 Nghị định số 102/2024/NĐ-СР./.</w:t>
      </w:r>
    </w:p>
    <w:p w14:paraId="4A79FF66" w14:textId="77777777" w:rsidR="008F6428" w:rsidRPr="00184101" w:rsidRDefault="008F6428" w:rsidP="008F6428">
      <w:pPr>
        <w:widowControl w:val="0"/>
        <w:autoSpaceDE w:val="0"/>
        <w:autoSpaceDN w:val="0"/>
        <w:spacing w:before="120" w:after="120"/>
        <w:ind w:firstLine="567"/>
        <w:jc w:val="both"/>
        <w:rPr>
          <w:iCs/>
          <w:sz w:val="28"/>
          <w:szCs w:val="28"/>
        </w:rPr>
      </w:pPr>
      <w:r w:rsidRPr="00184101">
        <w:rPr>
          <w:iCs/>
          <w:sz w:val="28"/>
          <w:szCs w:val="28"/>
        </w:rPr>
        <mc:AlternateContent>
          <mc:Choice Requires="wps">
            <w:drawing>
              <wp:anchor distT="0" distB="0" distL="114300" distR="114300" simplePos="0" relativeHeight="251661312" behindDoc="0" locked="0" layoutInCell="1" allowOverlap="1" wp14:anchorId="4547D99A" wp14:editId="7073B1D9">
                <wp:simplePos x="0" y="0"/>
                <wp:positionH relativeFrom="column">
                  <wp:posOffset>1771015</wp:posOffset>
                </wp:positionH>
                <wp:positionV relativeFrom="paragraph">
                  <wp:posOffset>196215</wp:posOffset>
                </wp:positionV>
                <wp:extent cx="22098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16DF20"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9.45pt,15.45pt" to="313.4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" strokecolor="black [3040]"/>
            </w:pict>
          </mc:Fallback>
        </mc:AlternateContent>
      </w:r>
    </w:p>
    <w:p w14:paraId="4C5015E1" w14:textId="0E971BC6" w:rsidR="00C80753" w:rsidRPr="00992EB5" w:rsidRDefault="00C80753" w:rsidP="004D5BAC">
      <w:pPr>
        <w:jc w:val="both"/>
        <w:rPr>
          <w:color w:val="000000"/>
        </w:rPr>
      </w:pPr>
    </w:p>
    <w:sectPr w:rsidR="00C80753" w:rsidRPr="00992EB5" w:rsidSect="0024168C">
      <w:headerReference w:type="even" r:id="rId8"/>
      <w:headerReference w:type="default" r:id="rId9"/>
      <w:footerReference w:type="even" r:id="rId10"/>
      <w:footerReference w:type="default" r:id="rId11"/>
      <w:headerReference w:type="first" r:id="rId12"/>
      <w:footerReference w:type="first" r:id="rId13"/>
      <w:pgSz w:w="11906" w:h="16838" w:code="9"/>
      <w:pgMar w:top="1021" w:right="1021" w:bottom="1021" w:left="153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4A219" w14:textId="77777777" w:rsidR="008B41BF" w:rsidRPr="00184101" w:rsidRDefault="008B41BF">
      <w:r w:rsidRPr="00184101">
        <w:separator/>
      </w:r>
    </w:p>
  </w:endnote>
  <w:endnote w:type="continuationSeparator" w:id="0">
    <w:p w14:paraId="5112299D" w14:textId="77777777" w:rsidR="008B41BF" w:rsidRPr="00184101" w:rsidRDefault="008B41BF">
      <w:r w:rsidRPr="001841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E1E8" w14:textId="77777777" w:rsidR="00184101" w:rsidRDefault="001841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788A" w14:textId="77777777" w:rsidR="00184101" w:rsidRDefault="001841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4D103" w14:textId="77777777" w:rsidR="00184101" w:rsidRDefault="001841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B6EB3" w14:textId="77777777" w:rsidR="008B41BF" w:rsidRPr="00184101" w:rsidRDefault="008B41BF">
      <w:r w:rsidRPr="00184101">
        <w:separator/>
      </w:r>
    </w:p>
  </w:footnote>
  <w:footnote w:type="continuationSeparator" w:id="0">
    <w:p w14:paraId="236B2C80" w14:textId="77777777" w:rsidR="008B41BF" w:rsidRPr="00184101" w:rsidRDefault="008B41BF">
      <w:r w:rsidRPr="001841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3B8C" w14:textId="77777777" w:rsidR="00184101" w:rsidRDefault="00184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171609385"/>
      <w:docPartObj>
        <w:docPartGallery w:val="Page Numbers (Top of Page)"/>
        <w:docPartUnique/>
      </w:docPartObj>
    </w:sdtPr>
    <w:sdtContent>
      <w:p w14:paraId="00AB827E" w14:textId="2612745C" w:rsidR="00885516" w:rsidRPr="00184101" w:rsidRDefault="00885516">
        <w:pPr>
          <w:pStyle w:val="Header"/>
          <w:jc w:val="center"/>
          <w:rPr>
            <w:lang w:val="vi-VN"/>
          </w:rPr>
        </w:pPr>
        <w:r w:rsidRPr="00184101">
          <w:rPr>
            <w:lang w:val="vi-VN"/>
          </w:rPr>
          <w:fldChar w:fldCharType="begin"/>
        </w:r>
        <w:r w:rsidRPr="00184101">
          <w:rPr>
            <w:lang w:val="vi-VN"/>
          </w:rPr>
          <w:instrText xml:space="preserve"> PAGE   \* MERGEFORMAT </w:instrText>
        </w:r>
        <w:r w:rsidRPr="00184101">
          <w:rPr>
            <w:lang w:val="vi-VN"/>
          </w:rPr>
          <w:fldChar w:fldCharType="separate"/>
        </w:r>
        <w:r w:rsidRPr="00184101">
          <w:rPr>
            <w:lang w:val="vi-VN"/>
          </w:rPr>
          <w:t>2</w:t>
        </w:r>
        <w:r w:rsidRPr="00184101">
          <w:rPr>
            <w:lang w:val="vi-VN"/>
          </w:rPr>
          <w:fldChar w:fldCharType="end"/>
        </w:r>
      </w:p>
    </w:sdtContent>
  </w:sdt>
  <w:p w14:paraId="6DAF4550" w14:textId="0FFD3A1F" w:rsidR="0096794F" w:rsidRPr="00184101" w:rsidRDefault="0096794F" w:rsidP="00E61CA0">
    <w:pPr>
      <w:pStyle w:val="Header"/>
      <w:jc w:val="center"/>
      <w:rPr>
        <w:sz w:val="26"/>
        <w:szCs w:val="26"/>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3260" w14:textId="77777777" w:rsidR="00184101" w:rsidRDefault="001841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DBD"/>
    <w:multiLevelType w:val="hybridMultilevel"/>
    <w:tmpl w:val="FE14076A"/>
    <w:lvl w:ilvl="0" w:tplc="C902FADC">
      <w:start w:val="1"/>
      <w:numFmt w:val="decimal"/>
      <w:suff w:val="space"/>
      <w:lvlText w:val="%1."/>
      <w:lvlJc w:val="left"/>
      <w:pPr>
        <w:ind w:left="1132" w:hanging="281"/>
      </w:pPr>
      <w:rPr>
        <w:rFonts w:ascii="Times New Roman" w:eastAsia="Times New Roman" w:hAnsi="Times New Roman" w:cs="Times New Roman" w:hint="default"/>
        <w:b/>
        <w:bCs/>
        <w:i w:val="0"/>
        <w:iCs w:val="0"/>
        <w:spacing w:val="0"/>
        <w:w w:val="100"/>
        <w:sz w:val="28"/>
        <w:szCs w:val="28"/>
        <w:lang w:val="vi" w:eastAsia="en-US" w:bidi="ar-SA"/>
      </w:rPr>
    </w:lvl>
    <w:lvl w:ilvl="1" w:tplc="2638A5D0">
      <w:numFmt w:val="bullet"/>
      <w:lvlText w:val="•"/>
      <w:lvlJc w:val="left"/>
      <w:pPr>
        <w:ind w:left="2018" w:hanging="281"/>
      </w:pPr>
      <w:rPr>
        <w:rFonts w:hint="default"/>
        <w:lang w:val="vi" w:eastAsia="en-US" w:bidi="ar-SA"/>
      </w:rPr>
    </w:lvl>
    <w:lvl w:ilvl="2" w:tplc="8FE4CA3E">
      <w:numFmt w:val="bullet"/>
      <w:lvlText w:val="•"/>
      <w:lvlJc w:val="left"/>
      <w:pPr>
        <w:ind w:left="2896" w:hanging="281"/>
      </w:pPr>
      <w:rPr>
        <w:rFonts w:hint="default"/>
        <w:lang w:val="vi" w:eastAsia="en-US" w:bidi="ar-SA"/>
      </w:rPr>
    </w:lvl>
    <w:lvl w:ilvl="3" w:tplc="2B9662A8">
      <w:numFmt w:val="bullet"/>
      <w:lvlText w:val="•"/>
      <w:lvlJc w:val="left"/>
      <w:pPr>
        <w:ind w:left="3775" w:hanging="281"/>
      </w:pPr>
      <w:rPr>
        <w:rFonts w:hint="default"/>
        <w:lang w:val="vi" w:eastAsia="en-US" w:bidi="ar-SA"/>
      </w:rPr>
    </w:lvl>
    <w:lvl w:ilvl="4" w:tplc="22A0CABA">
      <w:numFmt w:val="bullet"/>
      <w:lvlText w:val="•"/>
      <w:lvlJc w:val="left"/>
      <w:pPr>
        <w:ind w:left="4653" w:hanging="281"/>
      </w:pPr>
      <w:rPr>
        <w:rFonts w:hint="default"/>
        <w:lang w:val="vi" w:eastAsia="en-US" w:bidi="ar-SA"/>
      </w:rPr>
    </w:lvl>
    <w:lvl w:ilvl="5" w:tplc="D67002E2">
      <w:numFmt w:val="bullet"/>
      <w:lvlText w:val="•"/>
      <w:lvlJc w:val="left"/>
      <w:pPr>
        <w:ind w:left="5531" w:hanging="281"/>
      </w:pPr>
      <w:rPr>
        <w:rFonts w:hint="default"/>
        <w:lang w:val="vi" w:eastAsia="en-US" w:bidi="ar-SA"/>
      </w:rPr>
    </w:lvl>
    <w:lvl w:ilvl="6" w:tplc="FB4A1306">
      <w:numFmt w:val="bullet"/>
      <w:lvlText w:val="•"/>
      <w:lvlJc w:val="left"/>
      <w:pPr>
        <w:ind w:left="6410" w:hanging="281"/>
      </w:pPr>
      <w:rPr>
        <w:rFonts w:hint="default"/>
        <w:lang w:val="vi" w:eastAsia="en-US" w:bidi="ar-SA"/>
      </w:rPr>
    </w:lvl>
    <w:lvl w:ilvl="7" w:tplc="4FB400E6">
      <w:numFmt w:val="bullet"/>
      <w:lvlText w:val="•"/>
      <w:lvlJc w:val="left"/>
      <w:pPr>
        <w:ind w:left="7288" w:hanging="281"/>
      </w:pPr>
      <w:rPr>
        <w:rFonts w:hint="default"/>
        <w:lang w:val="vi" w:eastAsia="en-US" w:bidi="ar-SA"/>
      </w:rPr>
    </w:lvl>
    <w:lvl w:ilvl="8" w:tplc="C0448658">
      <w:numFmt w:val="bullet"/>
      <w:lvlText w:val="•"/>
      <w:lvlJc w:val="left"/>
      <w:pPr>
        <w:ind w:left="8166" w:hanging="281"/>
      </w:pPr>
      <w:rPr>
        <w:rFonts w:hint="default"/>
        <w:lang w:val="vi" w:eastAsia="en-US" w:bidi="ar-SA"/>
      </w:rPr>
    </w:lvl>
  </w:abstractNum>
  <w:abstractNum w:abstractNumId="1" w15:restartNumberingAfterBreak="0">
    <w:nsid w:val="261416DB"/>
    <w:multiLevelType w:val="hybridMultilevel"/>
    <w:tmpl w:val="A7B68D42"/>
    <w:lvl w:ilvl="0" w:tplc="9A7C0E8C">
      <w:start w:val="1"/>
      <w:numFmt w:val="decimal"/>
      <w:suff w:val="space"/>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447D434D"/>
    <w:multiLevelType w:val="hybridMultilevel"/>
    <w:tmpl w:val="5CF0F062"/>
    <w:lvl w:ilvl="0" w:tplc="18EA5266">
      <w:numFmt w:val="bullet"/>
      <w:lvlText w:val="-"/>
      <w:lvlJc w:val="left"/>
      <w:pPr>
        <w:ind w:left="177" w:hanging="128"/>
      </w:pPr>
      <w:rPr>
        <w:rFonts w:ascii="Times New Roman" w:eastAsia="Times New Roman" w:hAnsi="Times New Roman" w:cs="Times New Roman" w:hint="default"/>
        <w:spacing w:val="0"/>
        <w:w w:val="100"/>
        <w:lang w:val="vi" w:eastAsia="en-US" w:bidi="ar-SA"/>
      </w:rPr>
    </w:lvl>
    <w:lvl w:ilvl="1" w:tplc="73A60934">
      <w:numFmt w:val="bullet"/>
      <w:lvlText w:val="•"/>
      <w:lvlJc w:val="left"/>
      <w:pPr>
        <w:ind w:left="683" w:hanging="128"/>
      </w:pPr>
      <w:rPr>
        <w:rFonts w:hint="default"/>
        <w:lang w:val="vi" w:eastAsia="en-US" w:bidi="ar-SA"/>
      </w:rPr>
    </w:lvl>
    <w:lvl w:ilvl="2" w:tplc="5E16D944">
      <w:numFmt w:val="bullet"/>
      <w:lvlText w:val="•"/>
      <w:lvlJc w:val="left"/>
      <w:pPr>
        <w:ind w:left="1186" w:hanging="128"/>
      </w:pPr>
      <w:rPr>
        <w:rFonts w:hint="default"/>
        <w:lang w:val="vi" w:eastAsia="en-US" w:bidi="ar-SA"/>
      </w:rPr>
    </w:lvl>
    <w:lvl w:ilvl="3" w:tplc="BB4E4EA8">
      <w:numFmt w:val="bullet"/>
      <w:lvlText w:val="•"/>
      <w:lvlJc w:val="left"/>
      <w:pPr>
        <w:ind w:left="1689" w:hanging="128"/>
      </w:pPr>
      <w:rPr>
        <w:rFonts w:hint="default"/>
        <w:lang w:val="vi" w:eastAsia="en-US" w:bidi="ar-SA"/>
      </w:rPr>
    </w:lvl>
    <w:lvl w:ilvl="4" w:tplc="E0D268A8">
      <w:numFmt w:val="bullet"/>
      <w:lvlText w:val="•"/>
      <w:lvlJc w:val="left"/>
      <w:pPr>
        <w:ind w:left="2192" w:hanging="128"/>
      </w:pPr>
      <w:rPr>
        <w:rFonts w:hint="default"/>
        <w:lang w:val="vi" w:eastAsia="en-US" w:bidi="ar-SA"/>
      </w:rPr>
    </w:lvl>
    <w:lvl w:ilvl="5" w:tplc="836EA72E">
      <w:numFmt w:val="bullet"/>
      <w:lvlText w:val="•"/>
      <w:lvlJc w:val="left"/>
      <w:pPr>
        <w:ind w:left="2696" w:hanging="128"/>
      </w:pPr>
      <w:rPr>
        <w:rFonts w:hint="default"/>
        <w:lang w:val="vi" w:eastAsia="en-US" w:bidi="ar-SA"/>
      </w:rPr>
    </w:lvl>
    <w:lvl w:ilvl="6" w:tplc="3C749E08">
      <w:numFmt w:val="bullet"/>
      <w:lvlText w:val="•"/>
      <w:lvlJc w:val="left"/>
      <w:pPr>
        <w:ind w:left="3199" w:hanging="128"/>
      </w:pPr>
      <w:rPr>
        <w:rFonts w:hint="default"/>
        <w:lang w:val="vi" w:eastAsia="en-US" w:bidi="ar-SA"/>
      </w:rPr>
    </w:lvl>
    <w:lvl w:ilvl="7" w:tplc="366AEE2A">
      <w:numFmt w:val="bullet"/>
      <w:lvlText w:val="•"/>
      <w:lvlJc w:val="left"/>
      <w:pPr>
        <w:ind w:left="3702" w:hanging="128"/>
      </w:pPr>
      <w:rPr>
        <w:rFonts w:hint="default"/>
        <w:lang w:val="vi" w:eastAsia="en-US" w:bidi="ar-SA"/>
      </w:rPr>
    </w:lvl>
    <w:lvl w:ilvl="8" w:tplc="84705390">
      <w:numFmt w:val="bullet"/>
      <w:lvlText w:val="•"/>
      <w:lvlJc w:val="left"/>
      <w:pPr>
        <w:ind w:left="4205" w:hanging="128"/>
      </w:pPr>
      <w:rPr>
        <w:rFonts w:hint="default"/>
        <w:lang w:val="vi" w:eastAsia="en-US" w:bidi="ar-SA"/>
      </w:rPr>
    </w:lvl>
  </w:abstractNum>
  <w:abstractNum w:abstractNumId="3" w15:restartNumberingAfterBreak="0">
    <w:nsid w:val="4AE3377C"/>
    <w:multiLevelType w:val="hybridMultilevel"/>
    <w:tmpl w:val="4E801860"/>
    <w:lvl w:ilvl="0" w:tplc="DB98F6D2">
      <w:start w:val="1"/>
      <w:numFmt w:val="decimal"/>
      <w:suff w:val="space"/>
      <w:lvlText w:val="%1."/>
      <w:lvlJc w:val="left"/>
      <w:pPr>
        <w:ind w:left="114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1" w:tplc="EBCA3150">
      <w:numFmt w:val="bullet"/>
      <w:lvlText w:val="•"/>
      <w:lvlJc w:val="left"/>
      <w:pPr>
        <w:ind w:left="1118" w:hanging="291"/>
      </w:pPr>
      <w:rPr>
        <w:rFonts w:hint="default"/>
        <w:lang w:val="vi" w:eastAsia="en-US" w:bidi="ar-SA"/>
      </w:rPr>
    </w:lvl>
    <w:lvl w:ilvl="2" w:tplc="1FFEA130">
      <w:numFmt w:val="bullet"/>
      <w:lvlText w:val="•"/>
      <w:lvlJc w:val="left"/>
      <w:pPr>
        <w:ind w:left="2096" w:hanging="291"/>
      </w:pPr>
      <w:rPr>
        <w:rFonts w:hint="default"/>
        <w:lang w:val="vi" w:eastAsia="en-US" w:bidi="ar-SA"/>
      </w:rPr>
    </w:lvl>
    <w:lvl w:ilvl="3" w:tplc="4DCE5D6C">
      <w:numFmt w:val="bullet"/>
      <w:lvlText w:val="•"/>
      <w:lvlJc w:val="left"/>
      <w:pPr>
        <w:ind w:left="3075" w:hanging="291"/>
      </w:pPr>
      <w:rPr>
        <w:rFonts w:hint="default"/>
        <w:lang w:val="vi" w:eastAsia="en-US" w:bidi="ar-SA"/>
      </w:rPr>
    </w:lvl>
    <w:lvl w:ilvl="4" w:tplc="55C268D6">
      <w:numFmt w:val="bullet"/>
      <w:lvlText w:val="•"/>
      <w:lvlJc w:val="left"/>
      <w:pPr>
        <w:ind w:left="4053" w:hanging="291"/>
      </w:pPr>
      <w:rPr>
        <w:rFonts w:hint="default"/>
        <w:lang w:val="vi" w:eastAsia="en-US" w:bidi="ar-SA"/>
      </w:rPr>
    </w:lvl>
    <w:lvl w:ilvl="5" w:tplc="74E87142">
      <w:numFmt w:val="bullet"/>
      <w:lvlText w:val="•"/>
      <w:lvlJc w:val="left"/>
      <w:pPr>
        <w:ind w:left="5031" w:hanging="291"/>
      </w:pPr>
      <w:rPr>
        <w:rFonts w:hint="default"/>
        <w:lang w:val="vi" w:eastAsia="en-US" w:bidi="ar-SA"/>
      </w:rPr>
    </w:lvl>
    <w:lvl w:ilvl="6" w:tplc="4F34121C">
      <w:numFmt w:val="bullet"/>
      <w:lvlText w:val="•"/>
      <w:lvlJc w:val="left"/>
      <w:pPr>
        <w:ind w:left="6010" w:hanging="291"/>
      </w:pPr>
      <w:rPr>
        <w:rFonts w:hint="default"/>
        <w:lang w:val="vi" w:eastAsia="en-US" w:bidi="ar-SA"/>
      </w:rPr>
    </w:lvl>
    <w:lvl w:ilvl="7" w:tplc="2E642754">
      <w:numFmt w:val="bullet"/>
      <w:lvlText w:val="•"/>
      <w:lvlJc w:val="left"/>
      <w:pPr>
        <w:ind w:left="6988" w:hanging="291"/>
      </w:pPr>
      <w:rPr>
        <w:rFonts w:hint="default"/>
        <w:lang w:val="vi" w:eastAsia="en-US" w:bidi="ar-SA"/>
      </w:rPr>
    </w:lvl>
    <w:lvl w:ilvl="8" w:tplc="176009DA">
      <w:numFmt w:val="bullet"/>
      <w:lvlText w:val="•"/>
      <w:lvlJc w:val="left"/>
      <w:pPr>
        <w:ind w:left="7966" w:hanging="291"/>
      </w:pPr>
      <w:rPr>
        <w:rFonts w:hint="default"/>
        <w:lang w:val="vi" w:eastAsia="en-US" w:bidi="ar-SA"/>
      </w:rPr>
    </w:lvl>
  </w:abstractNum>
  <w:abstractNum w:abstractNumId="4" w15:restartNumberingAfterBreak="0">
    <w:nsid w:val="66807960"/>
    <w:multiLevelType w:val="hybridMultilevel"/>
    <w:tmpl w:val="68B462F4"/>
    <w:lvl w:ilvl="0" w:tplc="E048D172">
      <w:start w:val="1"/>
      <w:numFmt w:val="decimal"/>
      <w:lvlText w:val="%1."/>
      <w:lvlJc w:val="left"/>
      <w:pPr>
        <w:ind w:left="143" w:hanging="315"/>
      </w:pPr>
      <w:rPr>
        <w:rFonts w:ascii="Times New Roman" w:eastAsia="Times New Roman" w:hAnsi="Times New Roman" w:cs="Times New Roman" w:hint="default"/>
        <w:b w:val="0"/>
        <w:bCs w:val="0"/>
        <w:i w:val="0"/>
        <w:iCs w:val="0"/>
        <w:spacing w:val="-4"/>
        <w:w w:val="100"/>
        <w:sz w:val="28"/>
        <w:szCs w:val="28"/>
        <w:lang w:val="vi" w:eastAsia="en-US" w:bidi="ar-SA"/>
      </w:rPr>
    </w:lvl>
    <w:lvl w:ilvl="1" w:tplc="A38836DC">
      <w:numFmt w:val="bullet"/>
      <w:lvlText w:val="•"/>
      <w:lvlJc w:val="left"/>
      <w:pPr>
        <w:ind w:left="1118" w:hanging="315"/>
      </w:pPr>
      <w:rPr>
        <w:rFonts w:hint="default"/>
        <w:lang w:val="vi" w:eastAsia="en-US" w:bidi="ar-SA"/>
      </w:rPr>
    </w:lvl>
    <w:lvl w:ilvl="2" w:tplc="1EFE6610">
      <w:numFmt w:val="bullet"/>
      <w:lvlText w:val="•"/>
      <w:lvlJc w:val="left"/>
      <w:pPr>
        <w:ind w:left="2096" w:hanging="315"/>
      </w:pPr>
      <w:rPr>
        <w:rFonts w:hint="default"/>
        <w:lang w:val="vi" w:eastAsia="en-US" w:bidi="ar-SA"/>
      </w:rPr>
    </w:lvl>
    <w:lvl w:ilvl="3" w:tplc="CFE03E54">
      <w:numFmt w:val="bullet"/>
      <w:lvlText w:val="•"/>
      <w:lvlJc w:val="left"/>
      <w:pPr>
        <w:ind w:left="3075" w:hanging="315"/>
      </w:pPr>
      <w:rPr>
        <w:rFonts w:hint="default"/>
        <w:lang w:val="vi" w:eastAsia="en-US" w:bidi="ar-SA"/>
      </w:rPr>
    </w:lvl>
    <w:lvl w:ilvl="4" w:tplc="77127BBE">
      <w:numFmt w:val="bullet"/>
      <w:lvlText w:val="•"/>
      <w:lvlJc w:val="left"/>
      <w:pPr>
        <w:ind w:left="4053" w:hanging="315"/>
      </w:pPr>
      <w:rPr>
        <w:rFonts w:hint="default"/>
        <w:lang w:val="vi" w:eastAsia="en-US" w:bidi="ar-SA"/>
      </w:rPr>
    </w:lvl>
    <w:lvl w:ilvl="5" w:tplc="A2262DF4">
      <w:numFmt w:val="bullet"/>
      <w:lvlText w:val="•"/>
      <w:lvlJc w:val="left"/>
      <w:pPr>
        <w:ind w:left="5031" w:hanging="315"/>
      </w:pPr>
      <w:rPr>
        <w:rFonts w:hint="default"/>
        <w:lang w:val="vi" w:eastAsia="en-US" w:bidi="ar-SA"/>
      </w:rPr>
    </w:lvl>
    <w:lvl w:ilvl="6" w:tplc="41942444">
      <w:numFmt w:val="bullet"/>
      <w:lvlText w:val="•"/>
      <w:lvlJc w:val="left"/>
      <w:pPr>
        <w:ind w:left="6010" w:hanging="315"/>
      </w:pPr>
      <w:rPr>
        <w:rFonts w:hint="default"/>
        <w:lang w:val="vi" w:eastAsia="en-US" w:bidi="ar-SA"/>
      </w:rPr>
    </w:lvl>
    <w:lvl w:ilvl="7" w:tplc="B6B27FC8">
      <w:numFmt w:val="bullet"/>
      <w:lvlText w:val="•"/>
      <w:lvlJc w:val="left"/>
      <w:pPr>
        <w:ind w:left="6988" w:hanging="315"/>
      </w:pPr>
      <w:rPr>
        <w:rFonts w:hint="default"/>
        <w:lang w:val="vi" w:eastAsia="en-US" w:bidi="ar-SA"/>
      </w:rPr>
    </w:lvl>
    <w:lvl w:ilvl="8" w:tplc="B39A8ECC">
      <w:numFmt w:val="bullet"/>
      <w:lvlText w:val="•"/>
      <w:lvlJc w:val="left"/>
      <w:pPr>
        <w:ind w:left="7966" w:hanging="315"/>
      </w:pPr>
      <w:rPr>
        <w:rFonts w:hint="default"/>
        <w:lang w:val="vi" w:eastAsia="en-US" w:bidi="ar-SA"/>
      </w:rPr>
    </w:lvl>
  </w:abstractNum>
  <w:num w:numId="1" w16cid:durableId="49614149">
    <w:abstractNumId w:val="4"/>
  </w:num>
  <w:num w:numId="2" w16cid:durableId="1545601832">
    <w:abstractNumId w:val="3"/>
  </w:num>
  <w:num w:numId="3" w16cid:durableId="344095471">
    <w:abstractNumId w:val="0"/>
  </w:num>
  <w:num w:numId="4" w16cid:durableId="649092679">
    <w:abstractNumId w:val="2"/>
  </w:num>
  <w:num w:numId="5" w16cid:durableId="5426428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fice">
    <w15:presenceInfo w15:providerId="AD" w15:userId="S::238107@office365proplus.co::30385880-72d1-4f16-95e3-b4f8723d36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10720"/>
    <w:rsid w:val="00011FB0"/>
    <w:rsid w:val="00013229"/>
    <w:rsid w:val="000222A7"/>
    <w:rsid w:val="0004634A"/>
    <w:rsid w:val="000465CD"/>
    <w:rsid w:val="000514F0"/>
    <w:rsid w:val="000653EF"/>
    <w:rsid w:val="000656C0"/>
    <w:rsid w:val="000801C8"/>
    <w:rsid w:val="00084458"/>
    <w:rsid w:val="00095D0D"/>
    <w:rsid w:val="00096F1B"/>
    <w:rsid w:val="000A1556"/>
    <w:rsid w:val="000A6465"/>
    <w:rsid w:val="000A6F3E"/>
    <w:rsid w:val="000B0D6E"/>
    <w:rsid w:val="000B7C38"/>
    <w:rsid w:val="000C4CE0"/>
    <w:rsid w:val="000D0BB4"/>
    <w:rsid w:val="000D6B93"/>
    <w:rsid w:val="000E6E07"/>
    <w:rsid w:val="000F6687"/>
    <w:rsid w:val="000F7FE3"/>
    <w:rsid w:val="00100AF8"/>
    <w:rsid w:val="001046B3"/>
    <w:rsid w:val="0011632C"/>
    <w:rsid w:val="00120A3C"/>
    <w:rsid w:val="00137AF6"/>
    <w:rsid w:val="00141316"/>
    <w:rsid w:val="0015576E"/>
    <w:rsid w:val="001572CB"/>
    <w:rsid w:val="001611C1"/>
    <w:rsid w:val="0016737F"/>
    <w:rsid w:val="0017263B"/>
    <w:rsid w:val="00182B6D"/>
    <w:rsid w:val="00182FDE"/>
    <w:rsid w:val="00183885"/>
    <w:rsid w:val="00184101"/>
    <w:rsid w:val="001931CD"/>
    <w:rsid w:val="00195887"/>
    <w:rsid w:val="001A369C"/>
    <w:rsid w:val="001B4B2F"/>
    <w:rsid w:val="001B5D64"/>
    <w:rsid w:val="001C4EE7"/>
    <w:rsid w:val="001C6FC6"/>
    <w:rsid w:val="001D2E19"/>
    <w:rsid w:val="001D44A5"/>
    <w:rsid w:val="001D67CC"/>
    <w:rsid w:val="001E57E3"/>
    <w:rsid w:val="001F3F90"/>
    <w:rsid w:val="00206247"/>
    <w:rsid w:val="00215223"/>
    <w:rsid w:val="002259C7"/>
    <w:rsid w:val="00230F88"/>
    <w:rsid w:val="00231108"/>
    <w:rsid w:val="0024168C"/>
    <w:rsid w:val="00241ED4"/>
    <w:rsid w:val="00245D58"/>
    <w:rsid w:val="002524ED"/>
    <w:rsid w:val="00255CC8"/>
    <w:rsid w:val="00256722"/>
    <w:rsid w:val="00262709"/>
    <w:rsid w:val="00263D70"/>
    <w:rsid w:val="00270383"/>
    <w:rsid w:val="00272A2B"/>
    <w:rsid w:val="0028314F"/>
    <w:rsid w:val="0029070F"/>
    <w:rsid w:val="002953BA"/>
    <w:rsid w:val="00297810"/>
    <w:rsid w:val="002A4CF3"/>
    <w:rsid w:val="002B7CAC"/>
    <w:rsid w:val="002C1467"/>
    <w:rsid w:val="002C7C74"/>
    <w:rsid w:val="002D332A"/>
    <w:rsid w:val="002D5404"/>
    <w:rsid w:val="002D7F97"/>
    <w:rsid w:val="002E2CD2"/>
    <w:rsid w:val="002F2233"/>
    <w:rsid w:val="003009BA"/>
    <w:rsid w:val="00304A90"/>
    <w:rsid w:val="00305BA6"/>
    <w:rsid w:val="00321904"/>
    <w:rsid w:val="0032391F"/>
    <w:rsid w:val="00327EC3"/>
    <w:rsid w:val="00330E12"/>
    <w:rsid w:val="00331565"/>
    <w:rsid w:val="00331E52"/>
    <w:rsid w:val="00331E6B"/>
    <w:rsid w:val="00340104"/>
    <w:rsid w:val="00340F14"/>
    <w:rsid w:val="00341210"/>
    <w:rsid w:val="00346E95"/>
    <w:rsid w:val="00355D58"/>
    <w:rsid w:val="00360D2B"/>
    <w:rsid w:val="0036128D"/>
    <w:rsid w:val="003621A0"/>
    <w:rsid w:val="00371309"/>
    <w:rsid w:val="00371ADC"/>
    <w:rsid w:val="00377762"/>
    <w:rsid w:val="003859A9"/>
    <w:rsid w:val="003905DD"/>
    <w:rsid w:val="0039563F"/>
    <w:rsid w:val="003B76D6"/>
    <w:rsid w:val="003C5E1E"/>
    <w:rsid w:val="003C78F0"/>
    <w:rsid w:val="003D17EB"/>
    <w:rsid w:val="003D2A08"/>
    <w:rsid w:val="003E79C0"/>
    <w:rsid w:val="003F2364"/>
    <w:rsid w:val="004007DE"/>
    <w:rsid w:val="00402BD6"/>
    <w:rsid w:val="004106D2"/>
    <w:rsid w:val="00411137"/>
    <w:rsid w:val="00427D3F"/>
    <w:rsid w:val="00434FE2"/>
    <w:rsid w:val="00441F91"/>
    <w:rsid w:val="00443D69"/>
    <w:rsid w:val="00453B1F"/>
    <w:rsid w:val="00455701"/>
    <w:rsid w:val="00455B8B"/>
    <w:rsid w:val="004575F4"/>
    <w:rsid w:val="00461E55"/>
    <w:rsid w:val="0046361D"/>
    <w:rsid w:val="0047143A"/>
    <w:rsid w:val="004754E6"/>
    <w:rsid w:val="00475995"/>
    <w:rsid w:val="00480139"/>
    <w:rsid w:val="00485F6E"/>
    <w:rsid w:val="004A3241"/>
    <w:rsid w:val="004B62F7"/>
    <w:rsid w:val="004B6764"/>
    <w:rsid w:val="004C1CE9"/>
    <w:rsid w:val="004C4497"/>
    <w:rsid w:val="004D1D3A"/>
    <w:rsid w:val="004D3766"/>
    <w:rsid w:val="004D4F48"/>
    <w:rsid w:val="004D5BAC"/>
    <w:rsid w:val="004D5CD0"/>
    <w:rsid w:val="004D6711"/>
    <w:rsid w:val="004E1974"/>
    <w:rsid w:val="004E262F"/>
    <w:rsid w:val="004E315E"/>
    <w:rsid w:val="004F01C0"/>
    <w:rsid w:val="004F0C7B"/>
    <w:rsid w:val="004F36E0"/>
    <w:rsid w:val="004F4CD2"/>
    <w:rsid w:val="00503B16"/>
    <w:rsid w:val="00507D41"/>
    <w:rsid w:val="0051533E"/>
    <w:rsid w:val="00520BA3"/>
    <w:rsid w:val="0052257B"/>
    <w:rsid w:val="00525FC4"/>
    <w:rsid w:val="00532D28"/>
    <w:rsid w:val="005367DC"/>
    <w:rsid w:val="005404A4"/>
    <w:rsid w:val="0054483A"/>
    <w:rsid w:val="005475FB"/>
    <w:rsid w:val="00552F85"/>
    <w:rsid w:val="005533AA"/>
    <w:rsid w:val="005601E1"/>
    <w:rsid w:val="0056097A"/>
    <w:rsid w:val="00581F18"/>
    <w:rsid w:val="00587430"/>
    <w:rsid w:val="00587577"/>
    <w:rsid w:val="005A336E"/>
    <w:rsid w:val="005A7602"/>
    <w:rsid w:val="005C523B"/>
    <w:rsid w:val="005C74EC"/>
    <w:rsid w:val="005C77EE"/>
    <w:rsid w:val="005D4F8A"/>
    <w:rsid w:val="005E6850"/>
    <w:rsid w:val="005F3EA1"/>
    <w:rsid w:val="00600EDA"/>
    <w:rsid w:val="006027B4"/>
    <w:rsid w:val="00610330"/>
    <w:rsid w:val="00614CEC"/>
    <w:rsid w:val="0061554A"/>
    <w:rsid w:val="00617417"/>
    <w:rsid w:val="00623DC3"/>
    <w:rsid w:val="00625230"/>
    <w:rsid w:val="00630B83"/>
    <w:rsid w:val="00634C67"/>
    <w:rsid w:val="00635F96"/>
    <w:rsid w:val="00654D89"/>
    <w:rsid w:val="0066638A"/>
    <w:rsid w:val="00670D7F"/>
    <w:rsid w:val="00680E0D"/>
    <w:rsid w:val="00687030"/>
    <w:rsid w:val="006922D1"/>
    <w:rsid w:val="00694920"/>
    <w:rsid w:val="006A1143"/>
    <w:rsid w:val="006A2356"/>
    <w:rsid w:val="006A2A0F"/>
    <w:rsid w:val="006B3639"/>
    <w:rsid w:val="006B748D"/>
    <w:rsid w:val="006D346F"/>
    <w:rsid w:val="006D668A"/>
    <w:rsid w:val="006D6FE8"/>
    <w:rsid w:val="006D725A"/>
    <w:rsid w:val="006E3DF9"/>
    <w:rsid w:val="006E7359"/>
    <w:rsid w:val="00701B09"/>
    <w:rsid w:val="007034F7"/>
    <w:rsid w:val="007073AE"/>
    <w:rsid w:val="007105AF"/>
    <w:rsid w:val="00721C1E"/>
    <w:rsid w:val="007249BB"/>
    <w:rsid w:val="007348B4"/>
    <w:rsid w:val="00736720"/>
    <w:rsid w:val="0074046D"/>
    <w:rsid w:val="00744A9E"/>
    <w:rsid w:val="00744EA5"/>
    <w:rsid w:val="00745C2E"/>
    <w:rsid w:val="00747E37"/>
    <w:rsid w:val="0075263B"/>
    <w:rsid w:val="00764C41"/>
    <w:rsid w:val="00765AFE"/>
    <w:rsid w:val="00777816"/>
    <w:rsid w:val="007927EF"/>
    <w:rsid w:val="00795BAD"/>
    <w:rsid w:val="007A0AB8"/>
    <w:rsid w:val="007A6F36"/>
    <w:rsid w:val="007B1276"/>
    <w:rsid w:val="007B1F66"/>
    <w:rsid w:val="007B2A94"/>
    <w:rsid w:val="007B2B1C"/>
    <w:rsid w:val="007B556F"/>
    <w:rsid w:val="007C0B96"/>
    <w:rsid w:val="007C5070"/>
    <w:rsid w:val="007D2EDF"/>
    <w:rsid w:val="007D629C"/>
    <w:rsid w:val="007D774C"/>
    <w:rsid w:val="007F1ED1"/>
    <w:rsid w:val="007F48BA"/>
    <w:rsid w:val="00801A58"/>
    <w:rsid w:val="00805032"/>
    <w:rsid w:val="00807647"/>
    <w:rsid w:val="00807953"/>
    <w:rsid w:val="00807F40"/>
    <w:rsid w:val="008204DE"/>
    <w:rsid w:val="0082139B"/>
    <w:rsid w:val="008268C8"/>
    <w:rsid w:val="008371BF"/>
    <w:rsid w:val="008401A5"/>
    <w:rsid w:val="0084102C"/>
    <w:rsid w:val="0084585D"/>
    <w:rsid w:val="008501F3"/>
    <w:rsid w:val="008633CB"/>
    <w:rsid w:val="008640FE"/>
    <w:rsid w:val="00865E04"/>
    <w:rsid w:val="0086705D"/>
    <w:rsid w:val="00871238"/>
    <w:rsid w:val="0088332B"/>
    <w:rsid w:val="00885516"/>
    <w:rsid w:val="00890E8E"/>
    <w:rsid w:val="008A2956"/>
    <w:rsid w:val="008B03E2"/>
    <w:rsid w:val="008B1AB2"/>
    <w:rsid w:val="008B41BF"/>
    <w:rsid w:val="008B5598"/>
    <w:rsid w:val="008B6985"/>
    <w:rsid w:val="008C0162"/>
    <w:rsid w:val="008C0548"/>
    <w:rsid w:val="008C1759"/>
    <w:rsid w:val="008C1C23"/>
    <w:rsid w:val="008D1D69"/>
    <w:rsid w:val="008D2F18"/>
    <w:rsid w:val="008D5C25"/>
    <w:rsid w:val="008D76D4"/>
    <w:rsid w:val="008E17AE"/>
    <w:rsid w:val="008F5741"/>
    <w:rsid w:val="008F6428"/>
    <w:rsid w:val="00905F47"/>
    <w:rsid w:val="0091105A"/>
    <w:rsid w:val="00920AE0"/>
    <w:rsid w:val="00922197"/>
    <w:rsid w:val="009252DE"/>
    <w:rsid w:val="00934C05"/>
    <w:rsid w:val="00936A18"/>
    <w:rsid w:val="00940861"/>
    <w:rsid w:val="009437E6"/>
    <w:rsid w:val="00944609"/>
    <w:rsid w:val="009469A5"/>
    <w:rsid w:val="00951BD9"/>
    <w:rsid w:val="00952B6E"/>
    <w:rsid w:val="0096636D"/>
    <w:rsid w:val="0096794F"/>
    <w:rsid w:val="0097182C"/>
    <w:rsid w:val="0097525E"/>
    <w:rsid w:val="00976C20"/>
    <w:rsid w:val="00980B3C"/>
    <w:rsid w:val="009831AD"/>
    <w:rsid w:val="00983874"/>
    <w:rsid w:val="009923ED"/>
    <w:rsid w:val="00992EB5"/>
    <w:rsid w:val="009B135B"/>
    <w:rsid w:val="009B2FE5"/>
    <w:rsid w:val="009B48F7"/>
    <w:rsid w:val="009B5BC1"/>
    <w:rsid w:val="009C17B3"/>
    <w:rsid w:val="009C373E"/>
    <w:rsid w:val="009C4CC7"/>
    <w:rsid w:val="009C560D"/>
    <w:rsid w:val="009D0409"/>
    <w:rsid w:val="009D4C4B"/>
    <w:rsid w:val="009D5DAF"/>
    <w:rsid w:val="009E02B0"/>
    <w:rsid w:val="009E54EB"/>
    <w:rsid w:val="009E6E16"/>
    <w:rsid w:val="00A00A4B"/>
    <w:rsid w:val="00A03A54"/>
    <w:rsid w:val="00A05A8D"/>
    <w:rsid w:val="00A21CCB"/>
    <w:rsid w:val="00A23AA4"/>
    <w:rsid w:val="00A31AC3"/>
    <w:rsid w:val="00A37E8A"/>
    <w:rsid w:val="00A46D87"/>
    <w:rsid w:val="00A50F8D"/>
    <w:rsid w:val="00A53B6C"/>
    <w:rsid w:val="00A57938"/>
    <w:rsid w:val="00A74253"/>
    <w:rsid w:val="00A77B3E"/>
    <w:rsid w:val="00A8374A"/>
    <w:rsid w:val="00A92C66"/>
    <w:rsid w:val="00A95F6C"/>
    <w:rsid w:val="00AB1154"/>
    <w:rsid w:val="00AB72D6"/>
    <w:rsid w:val="00AC5715"/>
    <w:rsid w:val="00AC68DA"/>
    <w:rsid w:val="00AC6CA0"/>
    <w:rsid w:val="00AD30C5"/>
    <w:rsid w:val="00AD5019"/>
    <w:rsid w:val="00AD7824"/>
    <w:rsid w:val="00AE067E"/>
    <w:rsid w:val="00AE178A"/>
    <w:rsid w:val="00AE2B2D"/>
    <w:rsid w:val="00AE749B"/>
    <w:rsid w:val="00AF2ACD"/>
    <w:rsid w:val="00AF7700"/>
    <w:rsid w:val="00B06899"/>
    <w:rsid w:val="00B07CEE"/>
    <w:rsid w:val="00B1013C"/>
    <w:rsid w:val="00B1187F"/>
    <w:rsid w:val="00B12216"/>
    <w:rsid w:val="00B2533A"/>
    <w:rsid w:val="00B25602"/>
    <w:rsid w:val="00B257CF"/>
    <w:rsid w:val="00B41B5A"/>
    <w:rsid w:val="00B43429"/>
    <w:rsid w:val="00B524A8"/>
    <w:rsid w:val="00B54D03"/>
    <w:rsid w:val="00B5719C"/>
    <w:rsid w:val="00B60C98"/>
    <w:rsid w:val="00B64031"/>
    <w:rsid w:val="00B64AD1"/>
    <w:rsid w:val="00B67241"/>
    <w:rsid w:val="00B761D8"/>
    <w:rsid w:val="00B81CA5"/>
    <w:rsid w:val="00B9349C"/>
    <w:rsid w:val="00B9551D"/>
    <w:rsid w:val="00BA687A"/>
    <w:rsid w:val="00BA68F0"/>
    <w:rsid w:val="00BB661F"/>
    <w:rsid w:val="00BB75BA"/>
    <w:rsid w:val="00BC10D6"/>
    <w:rsid w:val="00BC18AC"/>
    <w:rsid w:val="00BC5626"/>
    <w:rsid w:val="00BC63D4"/>
    <w:rsid w:val="00BC7A71"/>
    <w:rsid w:val="00BD0643"/>
    <w:rsid w:val="00BE21CC"/>
    <w:rsid w:val="00BE22C1"/>
    <w:rsid w:val="00BE3102"/>
    <w:rsid w:val="00C06833"/>
    <w:rsid w:val="00C144B6"/>
    <w:rsid w:val="00C22F81"/>
    <w:rsid w:val="00C230D1"/>
    <w:rsid w:val="00C34369"/>
    <w:rsid w:val="00C503F4"/>
    <w:rsid w:val="00C60266"/>
    <w:rsid w:val="00C70B06"/>
    <w:rsid w:val="00C80503"/>
    <w:rsid w:val="00C80753"/>
    <w:rsid w:val="00C80DE6"/>
    <w:rsid w:val="00C86F2B"/>
    <w:rsid w:val="00C936AD"/>
    <w:rsid w:val="00C97E19"/>
    <w:rsid w:val="00CA2A55"/>
    <w:rsid w:val="00CA75B9"/>
    <w:rsid w:val="00CB5D65"/>
    <w:rsid w:val="00CB645A"/>
    <w:rsid w:val="00CB7044"/>
    <w:rsid w:val="00CC0E6C"/>
    <w:rsid w:val="00CC541D"/>
    <w:rsid w:val="00CD0994"/>
    <w:rsid w:val="00CD234D"/>
    <w:rsid w:val="00CD5EEF"/>
    <w:rsid w:val="00CD61AE"/>
    <w:rsid w:val="00CD66EA"/>
    <w:rsid w:val="00CE2907"/>
    <w:rsid w:val="00CE63AA"/>
    <w:rsid w:val="00CF1338"/>
    <w:rsid w:val="00CF2AA8"/>
    <w:rsid w:val="00CF3EFF"/>
    <w:rsid w:val="00D035C0"/>
    <w:rsid w:val="00D07972"/>
    <w:rsid w:val="00D13CCD"/>
    <w:rsid w:val="00D20F22"/>
    <w:rsid w:val="00D25547"/>
    <w:rsid w:val="00D309B6"/>
    <w:rsid w:val="00D37A56"/>
    <w:rsid w:val="00D43827"/>
    <w:rsid w:val="00D45A6C"/>
    <w:rsid w:val="00D53335"/>
    <w:rsid w:val="00D576B7"/>
    <w:rsid w:val="00D65C55"/>
    <w:rsid w:val="00D7012F"/>
    <w:rsid w:val="00D72028"/>
    <w:rsid w:val="00D7570D"/>
    <w:rsid w:val="00D849C4"/>
    <w:rsid w:val="00D873A3"/>
    <w:rsid w:val="00D908FE"/>
    <w:rsid w:val="00DB02DE"/>
    <w:rsid w:val="00DB1D54"/>
    <w:rsid w:val="00DC51C7"/>
    <w:rsid w:val="00DD095A"/>
    <w:rsid w:val="00DD2CB0"/>
    <w:rsid w:val="00DD3985"/>
    <w:rsid w:val="00DD3D80"/>
    <w:rsid w:val="00DE2201"/>
    <w:rsid w:val="00DE41BF"/>
    <w:rsid w:val="00DE52F9"/>
    <w:rsid w:val="00E0218D"/>
    <w:rsid w:val="00E14A6D"/>
    <w:rsid w:val="00E26DFF"/>
    <w:rsid w:val="00E317C0"/>
    <w:rsid w:val="00E40F5A"/>
    <w:rsid w:val="00E42068"/>
    <w:rsid w:val="00E50B8D"/>
    <w:rsid w:val="00E5305C"/>
    <w:rsid w:val="00E56CD7"/>
    <w:rsid w:val="00E57173"/>
    <w:rsid w:val="00E577C2"/>
    <w:rsid w:val="00E61CA0"/>
    <w:rsid w:val="00E6487F"/>
    <w:rsid w:val="00E6771A"/>
    <w:rsid w:val="00E67BD5"/>
    <w:rsid w:val="00E705DD"/>
    <w:rsid w:val="00E72336"/>
    <w:rsid w:val="00E76D3D"/>
    <w:rsid w:val="00E936E4"/>
    <w:rsid w:val="00E961C5"/>
    <w:rsid w:val="00EA6998"/>
    <w:rsid w:val="00EB6203"/>
    <w:rsid w:val="00EE3576"/>
    <w:rsid w:val="00EE724A"/>
    <w:rsid w:val="00F13FD9"/>
    <w:rsid w:val="00F17AEC"/>
    <w:rsid w:val="00F25B31"/>
    <w:rsid w:val="00F362DD"/>
    <w:rsid w:val="00F43445"/>
    <w:rsid w:val="00F43B91"/>
    <w:rsid w:val="00F51331"/>
    <w:rsid w:val="00F51643"/>
    <w:rsid w:val="00F66294"/>
    <w:rsid w:val="00F829D0"/>
    <w:rsid w:val="00F97B16"/>
    <w:rsid w:val="00FA387B"/>
    <w:rsid w:val="00FB2CE2"/>
    <w:rsid w:val="00FB3610"/>
    <w:rsid w:val="00FC1F65"/>
    <w:rsid w:val="00FD12E1"/>
    <w:rsid w:val="00FD1BE2"/>
    <w:rsid w:val="00FD2020"/>
    <w:rsid w:val="00FE4CCD"/>
    <w:rsid w:val="00FE55C0"/>
    <w:rsid w:val="00FF08E5"/>
    <w:rsid w:val="00FF3DE7"/>
    <w:rsid w:val="00FF62EA"/>
    <w:rsid w:val="00FF7B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8EFDD"/>
  <w15:docId w15:val="{87995857-AD3C-4952-826F-D2994ECD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7E19"/>
    <w:rPr>
      <w:sz w:val="24"/>
      <w:szCs w:val="24"/>
      <w:lang w:val="vi-VN"/>
    </w:rPr>
  </w:style>
  <w:style w:type="paragraph" w:styleId="Heading1">
    <w:name w:val="heading 1"/>
    <w:basedOn w:val="Normal"/>
    <w:uiPriority w:val="9"/>
    <w:qFormat/>
    <w:pPr>
      <w:widowControl w:val="0"/>
      <w:autoSpaceDE w:val="0"/>
      <w:autoSpaceDN w:val="0"/>
      <w:ind w:left="44"/>
      <w:jc w:val="both"/>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before="120"/>
      <w:ind w:left="143" w:firstLine="566"/>
      <w:jc w:val="both"/>
    </w:pPr>
    <w:rPr>
      <w:sz w:val="28"/>
      <w:szCs w:val="28"/>
      <w:lang w:val="vi"/>
    </w:rPr>
  </w:style>
  <w:style w:type="paragraph" w:customStyle="1" w:styleId="TableParagraph">
    <w:name w:val="Table Paragraph"/>
    <w:basedOn w:val="Normal"/>
    <w:uiPriority w:val="1"/>
    <w:qFormat/>
    <w:pPr>
      <w:widowControl w:val="0"/>
      <w:autoSpaceDE w:val="0"/>
      <w:autoSpaceDN w:val="0"/>
      <w:spacing w:line="252" w:lineRule="exact"/>
      <w:ind w:left="174"/>
    </w:pPr>
    <w:rPr>
      <w:sz w:val="22"/>
      <w:szCs w:val="22"/>
      <w:lang w:val="vi"/>
    </w:rPr>
  </w:style>
  <w:style w:type="paragraph" w:styleId="ListParagraph">
    <w:name w:val="List Paragraph"/>
    <w:basedOn w:val="Normal"/>
    <w:uiPriority w:val="1"/>
    <w:qFormat/>
    <w:pPr>
      <w:widowControl w:val="0"/>
      <w:autoSpaceDE w:val="0"/>
      <w:autoSpaceDN w:val="0"/>
      <w:ind w:left="143" w:right="136" w:firstLine="566"/>
      <w:jc w:val="both"/>
    </w:pPr>
    <w:rPr>
      <w:sz w:val="22"/>
      <w:szCs w:val="22"/>
      <w:lang w:val="vi"/>
    </w:rPr>
  </w:style>
  <w:style w:type="paragraph" w:styleId="Header">
    <w:name w:val="header"/>
    <w:basedOn w:val="Normal"/>
    <w:link w:val="HeaderChar"/>
    <w:uiPriority w:val="99"/>
    <w:unhideWhenUsed/>
    <w:rsid w:val="00E72336"/>
    <w:pPr>
      <w:widowControl w:val="0"/>
      <w:tabs>
        <w:tab w:val="center" w:pos="4680"/>
        <w:tab w:val="right" w:pos="9360"/>
      </w:tabs>
      <w:autoSpaceDE w:val="0"/>
      <w:autoSpaceDN w:val="0"/>
    </w:pPr>
    <w:rPr>
      <w:sz w:val="22"/>
      <w:szCs w:val="22"/>
      <w:lang w:val="vi"/>
    </w:rPr>
  </w:style>
  <w:style w:type="character" w:customStyle="1" w:styleId="HeaderChar">
    <w:name w:val="Header Char"/>
    <w:basedOn w:val="DefaultParagraphFont"/>
    <w:link w:val="Header"/>
    <w:uiPriority w:val="99"/>
    <w:rsid w:val="00E72336"/>
    <w:rPr>
      <w:sz w:val="22"/>
      <w:szCs w:val="22"/>
      <w:lang w:val="vi" w:eastAsia="en-US" w:bidi="ar-SA"/>
    </w:rPr>
  </w:style>
  <w:style w:type="paragraph" w:styleId="Footer">
    <w:name w:val="footer"/>
    <w:basedOn w:val="Normal"/>
    <w:link w:val="FooterChar"/>
    <w:rsid w:val="009252DE"/>
    <w:pPr>
      <w:tabs>
        <w:tab w:val="center" w:pos="4680"/>
        <w:tab w:val="right" w:pos="9360"/>
      </w:tabs>
    </w:pPr>
  </w:style>
  <w:style w:type="character" w:customStyle="1" w:styleId="FooterChar">
    <w:name w:val="Footer Char"/>
    <w:basedOn w:val="DefaultParagraphFont"/>
    <w:link w:val="Footer"/>
    <w:rsid w:val="009252DE"/>
    <w:rPr>
      <w:sz w:val="24"/>
      <w:szCs w:val="24"/>
    </w:rPr>
  </w:style>
  <w:style w:type="character" w:styleId="CommentReference">
    <w:name w:val="annotation reference"/>
    <w:basedOn w:val="DefaultParagraphFont"/>
    <w:rsid w:val="00745C2E"/>
    <w:rPr>
      <w:sz w:val="16"/>
      <w:szCs w:val="16"/>
    </w:rPr>
  </w:style>
  <w:style w:type="paragraph" w:styleId="CommentText">
    <w:name w:val="annotation text"/>
    <w:basedOn w:val="Normal"/>
    <w:link w:val="CommentTextChar"/>
    <w:rsid w:val="00745C2E"/>
    <w:rPr>
      <w:sz w:val="20"/>
      <w:szCs w:val="20"/>
    </w:rPr>
  </w:style>
  <w:style w:type="character" w:customStyle="1" w:styleId="CommentTextChar">
    <w:name w:val="Comment Text Char"/>
    <w:basedOn w:val="DefaultParagraphFont"/>
    <w:link w:val="CommentText"/>
    <w:rsid w:val="00745C2E"/>
  </w:style>
  <w:style w:type="paragraph" w:styleId="CommentSubject">
    <w:name w:val="annotation subject"/>
    <w:basedOn w:val="CommentText"/>
    <w:next w:val="CommentText"/>
    <w:link w:val="CommentSubjectChar"/>
    <w:rsid w:val="00745C2E"/>
    <w:rPr>
      <w:b/>
      <w:bCs/>
    </w:rPr>
  </w:style>
  <w:style w:type="character" w:customStyle="1" w:styleId="CommentSubjectChar">
    <w:name w:val="Comment Subject Char"/>
    <w:basedOn w:val="CommentTextChar"/>
    <w:link w:val="CommentSubject"/>
    <w:rsid w:val="00745C2E"/>
    <w:rPr>
      <w:b/>
      <w:bCs/>
    </w:rPr>
  </w:style>
  <w:style w:type="character" w:styleId="Hyperlink">
    <w:name w:val="Hyperlink"/>
    <w:basedOn w:val="DefaultParagraphFont"/>
    <w:uiPriority w:val="99"/>
    <w:unhideWhenUsed/>
    <w:rsid w:val="00C70B06"/>
    <w:rPr>
      <w:color w:val="0000FF" w:themeColor="hyperlink"/>
      <w:u w:val="single"/>
    </w:rPr>
  </w:style>
  <w:style w:type="paragraph" w:styleId="Revision">
    <w:name w:val="Revision"/>
    <w:hidden/>
    <w:uiPriority w:val="99"/>
    <w:semiHidden/>
    <w:rsid w:val="00184101"/>
    <w:rPr>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721B98-2BC9-46FD-82E7-CB22C05C0F8C}">
  <we:reference id="WA200010453" version="1.0.0.1" store="Omex" storeType="OMEX"/>
  <we:alternateReferences>
    <we:reference id="WA200010453" version="1.0.0.1" store="WA200010453" storeType="OMEX"/>
  </we:alternateReferences>
  <we:properties>
    <we:property name="claude.fileId" value="&quot;ebabe1c3-920b-49ca-a2ae-3c8a1020b29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800A4-B66B-4EAA-ACC3-AA074A33E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2148</Words>
  <Characters>7757</Characters>
  <Application>Microsoft Office Word</Application>
  <DocSecurity>0</DocSecurity>
  <Lines>189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Trần Xuân Oanh</dc:creator>
  <cp:lastModifiedBy>Office</cp:lastModifiedBy>
  <cp:revision>8</cp:revision>
  <cp:lastPrinted>2026-04-15T08:03:00Z</cp:lastPrinted>
  <dcterms:created xsi:type="dcterms:W3CDTF">2026-06-21T05:15:00Z</dcterms:created>
  <dcterms:modified xsi:type="dcterms:W3CDTF">2026-06-22T02:41:00Z</dcterms:modified>
</cp:coreProperties>
</file>